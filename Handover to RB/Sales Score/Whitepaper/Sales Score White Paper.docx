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B56DBA" w14:textId="17F5F9EC" w:rsidR="00D038BE" w:rsidRPr="00872BAB" w:rsidRDefault="00872BAB" w:rsidP="00227013">
      <w:pPr>
        <w:pStyle w:val="Title"/>
        <w:jc w:val="both"/>
        <w:rPr>
          <w:rFonts w:asciiTheme="majorHAnsi" w:hAnsiTheme="majorHAnsi" w:cstheme="majorHAnsi"/>
        </w:rPr>
      </w:pPr>
      <w:r w:rsidRPr="00872BAB">
        <w:rPr>
          <w:rFonts w:asciiTheme="majorHAnsi" w:hAnsiTheme="majorHAnsi" w:cstheme="majorHAnsi"/>
          <w:noProof/>
        </w:rPr>
        <w:drawing>
          <wp:anchor distT="0" distB="0" distL="114300" distR="114300" simplePos="0" relativeHeight="251664384" behindDoc="0" locked="0" layoutInCell="1" allowOverlap="1" wp14:anchorId="23B660BA" wp14:editId="074BD47B">
            <wp:simplePos x="0" y="0"/>
            <wp:positionH relativeFrom="column">
              <wp:posOffset>46104</wp:posOffset>
            </wp:positionH>
            <wp:positionV relativeFrom="paragraph">
              <wp:posOffset>-321817</wp:posOffset>
            </wp:positionV>
            <wp:extent cx="5943600" cy="232664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326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7B519B" w14:textId="77777777" w:rsidR="00D038BE" w:rsidRPr="00872BAB" w:rsidRDefault="00D038BE" w:rsidP="00227013">
      <w:pPr>
        <w:pStyle w:val="Title"/>
        <w:jc w:val="both"/>
        <w:rPr>
          <w:rFonts w:asciiTheme="majorHAnsi" w:hAnsiTheme="majorHAnsi" w:cstheme="majorHAnsi"/>
        </w:rPr>
      </w:pPr>
    </w:p>
    <w:p w14:paraId="21A79CC9" w14:textId="77777777" w:rsidR="00D038BE" w:rsidRPr="00872BAB" w:rsidRDefault="00D038BE" w:rsidP="00227013">
      <w:pPr>
        <w:pStyle w:val="Title"/>
        <w:jc w:val="both"/>
        <w:rPr>
          <w:rFonts w:asciiTheme="majorHAnsi" w:hAnsiTheme="majorHAnsi" w:cstheme="majorHAnsi"/>
        </w:rPr>
      </w:pPr>
    </w:p>
    <w:p w14:paraId="545779C7" w14:textId="77777777" w:rsidR="00D038BE" w:rsidRPr="00872BAB" w:rsidRDefault="00D038BE" w:rsidP="00227013">
      <w:pPr>
        <w:pStyle w:val="Title"/>
        <w:jc w:val="both"/>
        <w:rPr>
          <w:rFonts w:asciiTheme="majorHAnsi" w:hAnsiTheme="majorHAnsi" w:cstheme="majorHAnsi"/>
        </w:rPr>
      </w:pPr>
    </w:p>
    <w:p w14:paraId="66A3FE6A" w14:textId="0A37A0C9" w:rsidR="00D038BE" w:rsidRPr="00872BAB" w:rsidRDefault="00D038BE" w:rsidP="00227013">
      <w:pPr>
        <w:pStyle w:val="Title"/>
        <w:jc w:val="both"/>
        <w:rPr>
          <w:rFonts w:asciiTheme="majorHAnsi" w:hAnsiTheme="majorHAnsi" w:cstheme="majorHAnsi"/>
        </w:rPr>
      </w:pPr>
    </w:p>
    <w:p w14:paraId="131FE8AF" w14:textId="77777777" w:rsidR="00872BAB" w:rsidRPr="00872BAB" w:rsidRDefault="00872BAB" w:rsidP="00872BAB">
      <w:pPr>
        <w:rPr>
          <w:rFonts w:asciiTheme="majorHAnsi" w:hAnsiTheme="majorHAnsi" w:cstheme="majorHAnsi"/>
        </w:rPr>
      </w:pPr>
    </w:p>
    <w:p w14:paraId="433F684A" w14:textId="57240CA0" w:rsidR="00C71DEF" w:rsidRPr="00872BAB" w:rsidRDefault="006417AC" w:rsidP="00872BAB">
      <w:pPr>
        <w:pStyle w:val="Title"/>
        <w:shd w:val="clear" w:color="auto" w:fill="404040" w:themeFill="text1" w:themeFillTint="BF"/>
        <w:jc w:val="both"/>
        <w:rPr>
          <w:rFonts w:asciiTheme="majorHAnsi" w:hAnsiTheme="majorHAnsi" w:cstheme="majorHAnsi"/>
          <w:color w:val="FFFFFF" w:themeColor="background1"/>
        </w:rPr>
      </w:pPr>
      <w:r w:rsidRPr="00872BAB">
        <w:rPr>
          <w:rFonts w:asciiTheme="majorHAnsi" w:hAnsiTheme="majorHAnsi" w:cstheme="majorHAnsi"/>
          <w:color w:val="FFFFFF" w:themeColor="background1"/>
        </w:rPr>
        <w:t xml:space="preserve">The </w:t>
      </w:r>
      <w:r w:rsidR="00FB4314" w:rsidRPr="00872BAB">
        <w:rPr>
          <w:rFonts w:asciiTheme="majorHAnsi" w:hAnsiTheme="majorHAnsi" w:cstheme="majorHAnsi"/>
          <w:color w:val="FFFFFF" w:themeColor="background1"/>
        </w:rPr>
        <w:t xml:space="preserve">Effect of Reviews on </w:t>
      </w:r>
      <w:r w:rsidR="00865578" w:rsidRPr="00872BAB">
        <w:rPr>
          <w:rFonts w:asciiTheme="majorHAnsi" w:hAnsiTheme="majorHAnsi" w:cstheme="majorHAnsi"/>
          <w:color w:val="FFFFFF" w:themeColor="background1"/>
        </w:rPr>
        <w:t>Amazon Sales Rank</w:t>
      </w:r>
    </w:p>
    <w:p w14:paraId="7290B20D" w14:textId="77777777" w:rsidR="00C71DEF" w:rsidRPr="00872BAB" w:rsidRDefault="00C71DEF" w:rsidP="00227013">
      <w:pPr>
        <w:jc w:val="both"/>
        <w:rPr>
          <w:rFonts w:asciiTheme="majorHAnsi" w:hAnsiTheme="majorHAnsi" w:cstheme="majorHAnsi"/>
        </w:rPr>
      </w:pPr>
    </w:p>
    <w:p w14:paraId="340B8E64" w14:textId="77777777" w:rsidR="00C71DEF" w:rsidRPr="00872BAB" w:rsidRDefault="00C71DEF" w:rsidP="00227013">
      <w:pPr>
        <w:jc w:val="both"/>
        <w:rPr>
          <w:rFonts w:asciiTheme="majorHAnsi" w:hAnsiTheme="majorHAnsi" w:cstheme="majorHAnsi"/>
        </w:rPr>
      </w:pPr>
    </w:p>
    <w:p w14:paraId="3A625AEF" w14:textId="77777777" w:rsidR="00C71DEF" w:rsidRPr="00872BAB" w:rsidRDefault="00C71DEF" w:rsidP="00227013">
      <w:pPr>
        <w:jc w:val="both"/>
        <w:rPr>
          <w:rFonts w:asciiTheme="majorHAnsi" w:hAnsiTheme="majorHAnsi" w:cstheme="majorHAnsi"/>
        </w:rPr>
      </w:pPr>
    </w:p>
    <w:p w14:paraId="6A475D09" w14:textId="41CE089B" w:rsidR="00C71DEF" w:rsidRPr="00872BAB" w:rsidRDefault="00C71DEF" w:rsidP="00227013">
      <w:pPr>
        <w:jc w:val="both"/>
        <w:rPr>
          <w:rFonts w:asciiTheme="majorHAnsi" w:hAnsiTheme="majorHAnsi" w:cstheme="majorHAnsi"/>
        </w:rPr>
      </w:pPr>
    </w:p>
    <w:p w14:paraId="182CE96B" w14:textId="0E036FD0" w:rsidR="00872BAB" w:rsidRPr="00872BAB" w:rsidRDefault="00872BAB" w:rsidP="00227013">
      <w:pPr>
        <w:jc w:val="both"/>
        <w:rPr>
          <w:rFonts w:asciiTheme="majorHAnsi" w:hAnsiTheme="majorHAnsi" w:cstheme="majorHAnsi"/>
        </w:rPr>
      </w:pPr>
    </w:p>
    <w:p w14:paraId="34E52C0C" w14:textId="6D118117" w:rsidR="00872BAB" w:rsidRPr="00872BAB" w:rsidRDefault="00872BAB" w:rsidP="00227013">
      <w:pPr>
        <w:jc w:val="both"/>
        <w:rPr>
          <w:rFonts w:asciiTheme="majorHAnsi" w:hAnsiTheme="majorHAnsi" w:cstheme="majorHAnsi"/>
        </w:rPr>
      </w:pPr>
    </w:p>
    <w:p w14:paraId="4EC916C8" w14:textId="64E30CB2" w:rsidR="00C71DEF" w:rsidRPr="00872BAB" w:rsidRDefault="00C71DEF" w:rsidP="00227013">
      <w:pPr>
        <w:jc w:val="both"/>
        <w:rPr>
          <w:rFonts w:asciiTheme="majorHAnsi" w:hAnsiTheme="majorHAnsi" w:cstheme="majorHAnsi"/>
        </w:rPr>
      </w:pPr>
    </w:p>
    <w:p w14:paraId="137BE1CF" w14:textId="77777777" w:rsidR="00C71DEF" w:rsidRPr="00872BAB" w:rsidRDefault="00C71DEF" w:rsidP="00227013">
      <w:pPr>
        <w:jc w:val="both"/>
        <w:rPr>
          <w:rFonts w:asciiTheme="majorHAnsi" w:hAnsiTheme="majorHAnsi" w:cstheme="majorHAnsi"/>
        </w:rPr>
      </w:pPr>
    </w:p>
    <w:p w14:paraId="12926BF0" w14:textId="77777777" w:rsidR="00C71DEF" w:rsidRPr="00872BAB" w:rsidRDefault="00C71DEF" w:rsidP="00227013">
      <w:pPr>
        <w:jc w:val="both"/>
        <w:rPr>
          <w:rFonts w:asciiTheme="majorHAnsi" w:hAnsiTheme="majorHAnsi" w:cstheme="majorHAnsi"/>
        </w:rPr>
      </w:pPr>
    </w:p>
    <w:p w14:paraId="16439056" w14:textId="77777777" w:rsidR="00C71DEF" w:rsidRPr="00872BAB" w:rsidRDefault="00C71DEF" w:rsidP="00227013">
      <w:pPr>
        <w:jc w:val="both"/>
        <w:rPr>
          <w:rFonts w:asciiTheme="majorHAnsi" w:hAnsiTheme="majorHAnsi" w:cstheme="majorHAnsi"/>
        </w:rPr>
      </w:pPr>
    </w:p>
    <w:p w14:paraId="3904E4EC" w14:textId="77777777" w:rsidR="00C71DEF" w:rsidRPr="00872BAB" w:rsidRDefault="00C71DEF" w:rsidP="00227013">
      <w:pPr>
        <w:jc w:val="both"/>
        <w:rPr>
          <w:rFonts w:asciiTheme="majorHAnsi" w:hAnsiTheme="majorHAnsi" w:cstheme="majorHAnsi"/>
        </w:rPr>
      </w:pPr>
    </w:p>
    <w:p w14:paraId="0BCEF59F" w14:textId="77777777" w:rsidR="00C71DEF" w:rsidRPr="00872BAB" w:rsidRDefault="00C71DEF" w:rsidP="00227013">
      <w:pPr>
        <w:jc w:val="both"/>
        <w:rPr>
          <w:rFonts w:asciiTheme="majorHAnsi" w:hAnsiTheme="majorHAnsi" w:cstheme="majorHAnsi"/>
        </w:rPr>
      </w:pPr>
    </w:p>
    <w:p w14:paraId="1DB19DF8" w14:textId="77777777" w:rsidR="00C71DEF" w:rsidRPr="00872BAB" w:rsidRDefault="00C71DEF" w:rsidP="00227013">
      <w:pPr>
        <w:jc w:val="both"/>
        <w:rPr>
          <w:rFonts w:asciiTheme="majorHAnsi" w:hAnsiTheme="majorHAnsi" w:cstheme="majorHAnsi"/>
        </w:rPr>
      </w:pPr>
    </w:p>
    <w:p w14:paraId="4205F854" w14:textId="77777777" w:rsidR="00C71DEF" w:rsidRPr="00872BAB" w:rsidRDefault="00C71DEF" w:rsidP="00227013">
      <w:pPr>
        <w:jc w:val="both"/>
        <w:rPr>
          <w:rFonts w:asciiTheme="majorHAnsi" w:hAnsiTheme="majorHAnsi" w:cstheme="majorHAnsi"/>
        </w:rPr>
      </w:pPr>
    </w:p>
    <w:p w14:paraId="7A14820F" w14:textId="46D16A98" w:rsidR="00C71DEF" w:rsidRPr="00872BAB" w:rsidRDefault="00C71DEF" w:rsidP="00227013">
      <w:pPr>
        <w:jc w:val="both"/>
        <w:rPr>
          <w:rFonts w:asciiTheme="majorHAnsi" w:hAnsiTheme="majorHAnsi" w:cstheme="majorHAnsi"/>
        </w:rPr>
      </w:pPr>
    </w:p>
    <w:p w14:paraId="7FCE6797" w14:textId="77777777" w:rsidR="00C71DEF" w:rsidRPr="00872BAB" w:rsidRDefault="00C71DEF" w:rsidP="00227013">
      <w:pPr>
        <w:jc w:val="both"/>
        <w:rPr>
          <w:rFonts w:asciiTheme="majorHAnsi" w:hAnsiTheme="majorHAnsi" w:cstheme="majorHAnsi"/>
        </w:rPr>
      </w:pPr>
    </w:p>
    <w:p w14:paraId="2C690CA9" w14:textId="5BFCA392" w:rsidR="00C71DEF" w:rsidRPr="00872BAB" w:rsidRDefault="00C71DEF" w:rsidP="00227013">
      <w:pPr>
        <w:jc w:val="both"/>
        <w:rPr>
          <w:rFonts w:asciiTheme="majorHAnsi" w:hAnsiTheme="majorHAnsi" w:cstheme="majorHAnsi"/>
        </w:rPr>
      </w:pPr>
    </w:p>
    <w:p w14:paraId="55176C29" w14:textId="545F2377" w:rsidR="00C71DEF" w:rsidRPr="00872BAB" w:rsidRDefault="00793DBB" w:rsidP="00227013">
      <w:pPr>
        <w:jc w:val="both"/>
        <w:rPr>
          <w:rFonts w:asciiTheme="majorHAnsi" w:hAnsiTheme="majorHAnsi" w:cstheme="majorHAnsi"/>
        </w:rPr>
      </w:pPr>
      <w:r w:rsidRPr="00872BAB">
        <w:rPr>
          <w:rFonts w:asciiTheme="majorHAnsi" w:hAnsiTheme="majorHAnsi" w:cstheme="majorHAnsi"/>
          <w:noProof/>
        </w:rPr>
        <w:drawing>
          <wp:anchor distT="0" distB="0" distL="114300" distR="114300" simplePos="0" relativeHeight="251665408" behindDoc="0" locked="0" layoutInCell="1" allowOverlap="1" wp14:anchorId="15E7C36B" wp14:editId="279ABF8F">
            <wp:simplePos x="0" y="0"/>
            <wp:positionH relativeFrom="column">
              <wp:posOffset>-881380</wp:posOffset>
            </wp:positionH>
            <wp:positionV relativeFrom="paragraph">
              <wp:posOffset>195624</wp:posOffset>
            </wp:positionV>
            <wp:extent cx="7797800" cy="2417445"/>
            <wp:effectExtent l="0" t="0" r="0" b="190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797800" cy="2417445"/>
                    </a:xfrm>
                    <a:prstGeom prst="rect">
                      <a:avLst/>
                    </a:prstGeom>
                  </pic:spPr>
                </pic:pic>
              </a:graphicData>
            </a:graphic>
            <wp14:sizeRelH relativeFrom="page">
              <wp14:pctWidth>0</wp14:pctWidth>
            </wp14:sizeRelH>
            <wp14:sizeRelV relativeFrom="page">
              <wp14:pctHeight>0</wp14:pctHeight>
            </wp14:sizeRelV>
          </wp:anchor>
        </w:drawing>
      </w:r>
    </w:p>
    <w:p w14:paraId="7E9D46A5" w14:textId="318848D7" w:rsidR="00C71DEF" w:rsidRPr="00872BAB" w:rsidRDefault="00C71DEF" w:rsidP="00227013">
      <w:pPr>
        <w:jc w:val="both"/>
        <w:rPr>
          <w:rFonts w:asciiTheme="majorHAnsi" w:hAnsiTheme="majorHAnsi" w:cstheme="majorHAnsi"/>
        </w:rPr>
      </w:pPr>
    </w:p>
    <w:p w14:paraId="72AC1B67" w14:textId="3094FB5A" w:rsidR="00C71DEF" w:rsidRPr="00872BAB" w:rsidRDefault="00C71DEF" w:rsidP="00227013">
      <w:pPr>
        <w:jc w:val="both"/>
        <w:rPr>
          <w:rFonts w:asciiTheme="majorHAnsi" w:hAnsiTheme="majorHAnsi" w:cstheme="majorHAnsi"/>
        </w:rPr>
      </w:pPr>
    </w:p>
    <w:p w14:paraId="59B0B1E3" w14:textId="23295DC2" w:rsidR="00FB4314" w:rsidRPr="00872BAB" w:rsidRDefault="00FB4314" w:rsidP="00227013">
      <w:pPr>
        <w:jc w:val="both"/>
        <w:rPr>
          <w:rFonts w:asciiTheme="majorHAnsi" w:hAnsiTheme="majorHAnsi" w:cstheme="majorHAnsi"/>
        </w:rPr>
      </w:pPr>
    </w:p>
    <w:p w14:paraId="5C89ABDF" w14:textId="6E7B955E" w:rsidR="00FB4314" w:rsidRPr="00872BAB" w:rsidRDefault="00FB4314" w:rsidP="00227013">
      <w:pPr>
        <w:jc w:val="both"/>
        <w:rPr>
          <w:rFonts w:asciiTheme="majorHAnsi" w:hAnsiTheme="majorHAnsi" w:cstheme="majorHAnsi"/>
        </w:rPr>
      </w:pPr>
    </w:p>
    <w:p w14:paraId="397BB318" w14:textId="59926061" w:rsidR="00FB4314" w:rsidRPr="00872BAB" w:rsidRDefault="00FB4314" w:rsidP="00227013">
      <w:pPr>
        <w:jc w:val="both"/>
        <w:rPr>
          <w:rFonts w:asciiTheme="majorHAnsi" w:hAnsiTheme="majorHAnsi" w:cstheme="majorHAnsi"/>
        </w:rPr>
      </w:pPr>
    </w:p>
    <w:p w14:paraId="5F886013" w14:textId="7BE84041" w:rsidR="00FB4314" w:rsidRPr="00872BAB" w:rsidRDefault="00FB4314" w:rsidP="00227013">
      <w:pPr>
        <w:jc w:val="both"/>
        <w:rPr>
          <w:rFonts w:asciiTheme="majorHAnsi" w:hAnsiTheme="majorHAnsi" w:cstheme="majorHAnsi"/>
        </w:rPr>
      </w:pPr>
      <w:bookmarkStart w:id="0" w:name="_Hlk42068435"/>
      <w:bookmarkEnd w:id="0"/>
    </w:p>
    <w:p w14:paraId="4FA43B2C" w14:textId="77777777" w:rsidR="00C71DEF" w:rsidRPr="00872BAB" w:rsidRDefault="00C71DEF" w:rsidP="00227013">
      <w:pPr>
        <w:jc w:val="both"/>
        <w:rPr>
          <w:rFonts w:asciiTheme="majorHAnsi" w:hAnsiTheme="majorHAnsi" w:cstheme="majorHAnsi"/>
        </w:rPr>
      </w:pPr>
    </w:p>
    <w:p w14:paraId="6A7EF175" w14:textId="77777777" w:rsidR="00C71DEF" w:rsidRPr="00872BAB" w:rsidRDefault="00C71DEF" w:rsidP="00227013">
      <w:pPr>
        <w:jc w:val="both"/>
        <w:rPr>
          <w:rFonts w:asciiTheme="majorHAnsi" w:hAnsiTheme="majorHAnsi" w:cstheme="majorHAnsi"/>
        </w:rPr>
      </w:pPr>
    </w:p>
    <w:p w14:paraId="2301F39E" w14:textId="77777777" w:rsidR="00C71DEF" w:rsidRPr="00872BAB" w:rsidRDefault="00C71DEF" w:rsidP="00227013">
      <w:pPr>
        <w:jc w:val="both"/>
        <w:rPr>
          <w:rFonts w:asciiTheme="majorHAnsi" w:hAnsiTheme="majorHAnsi" w:cstheme="majorHAnsi"/>
          <w:color w:val="24A88C"/>
        </w:rPr>
      </w:pPr>
    </w:p>
    <w:p w14:paraId="0491F957" w14:textId="6A88AE9D" w:rsidR="00C71DEF" w:rsidRPr="00872BAB" w:rsidRDefault="00865578" w:rsidP="00227013">
      <w:pPr>
        <w:spacing w:after="200"/>
        <w:jc w:val="both"/>
        <w:rPr>
          <w:rFonts w:asciiTheme="majorHAnsi" w:eastAsia="Times New Roman" w:hAnsiTheme="majorHAnsi" w:cstheme="majorHAnsi"/>
          <w:b/>
          <w:color w:val="24A88C"/>
          <w:sz w:val="28"/>
          <w:szCs w:val="28"/>
        </w:rPr>
      </w:pPr>
      <w:r w:rsidRPr="00872BAB">
        <w:rPr>
          <w:rFonts w:asciiTheme="majorHAnsi" w:eastAsia="Times New Roman" w:hAnsiTheme="majorHAnsi" w:cstheme="majorHAnsi"/>
          <w:b/>
          <w:color w:val="24A88C"/>
          <w:sz w:val="28"/>
          <w:szCs w:val="28"/>
        </w:rPr>
        <w:t>Table of Contents</w:t>
      </w:r>
    </w:p>
    <w:bookmarkStart w:id="1" w:name="_ctoxvpa0r8pi" w:colFirst="0" w:colLast="0" w:displacedByCustomXml="next"/>
    <w:bookmarkEnd w:id="1" w:displacedByCustomXml="next"/>
    <w:sdt>
      <w:sdtPr>
        <w:rPr>
          <w:rFonts w:ascii="Arial" w:eastAsia="Arial" w:hAnsi="Arial" w:cs="Arial"/>
          <w:color w:val="auto"/>
          <w:sz w:val="22"/>
          <w:szCs w:val="22"/>
          <w:lang w:val="en"/>
        </w:rPr>
        <w:id w:val="-1985073381"/>
        <w:docPartObj>
          <w:docPartGallery w:val="Table of Contents"/>
          <w:docPartUnique/>
        </w:docPartObj>
      </w:sdtPr>
      <w:sdtEndPr>
        <w:rPr>
          <w:b/>
          <w:bCs/>
          <w:noProof/>
        </w:rPr>
      </w:sdtEndPr>
      <w:sdtContent>
        <w:p w14:paraId="62576437" w14:textId="4BFFDAD4" w:rsidR="00793DBB" w:rsidRDefault="00793DBB">
          <w:pPr>
            <w:pStyle w:val="TOCHeading"/>
          </w:pPr>
        </w:p>
        <w:p w14:paraId="5EE1A58E" w14:textId="5B4BBC29" w:rsidR="00793DBB" w:rsidRDefault="00793DBB">
          <w:pPr>
            <w:pStyle w:val="TOC1"/>
            <w:tabs>
              <w:tab w:val="right" w:leader="dot" w:pos="935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42072280" w:history="1">
            <w:r w:rsidRPr="00E75ADA">
              <w:rPr>
                <w:rStyle w:val="Hyperlink"/>
                <w:rFonts w:asciiTheme="majorHAnsi" w:hAnsiTheme="majorHAnsi" w:cstheme="majorHAnsi"/>
                <w:noProof/>
              </w:rPr>
              <w:t>Background</w:t>
            </w:r>
            <w:r>
              <w:rPr>
                <w:noProof/>
                <w:webHidden/>
              </w:rPr>
              <w:tab/>
            </w:r>
            <w:r>
              <w:rPr>
                <w:noProof/>
                <w:webHidden/>
              </w:rPr>
              <w:fldChar w:fldCharType="begin"/>
            </w:r>
            <w:r>
              <w:rPr>
                <w:noProof/>
                <w:webHidden/>
              </w:rPr>
              <w:instrText xml:space="preserve"> PAGEREF _Toc42072280 \h </w:instrText>
            </w:r>
            <w:r>
              <w:rPr>
                <w:noProof/>
                <w:webHidden/>
              </w:rPr>
            </w:r>
            <w:r>
              <w:rPr>
                <w:noProof/>
                <w:webHidden/>
              </w:rPr>
              <w:fldChar w:fldCharType="separate"/>
            </w:r>
            <w:r w:rsidR="003A7401">
              <w:rPr>
                <w:noProof/>
                <w:webHidden/>
              </w:rPr>
              <w:t>3</w:t>
            </w:r>
            <w:r>
              <w:rPr>
                <w:noProof/>
                <w:webHidden/>
              </w:rPr>
              <w:fldChar w:fldCharType="end"/>
            </w:r>
          </w:hyperlink>
        </w:p>
        <w:p w14:paraId="11990ED5" w14:textId="65E14371" w:rsidR="00793DBB" w:rsidRDefault="00CF4732">
          <w:pPr>
            <w:pStyle w:val="TOC1"/>
            <w:tabs>
              <w:tab w:val="right" w:leader="dot" w:pos="9350"/>
            </w:tabs>
            <w:rPr>
              <w:rFonts w:asciiTheme="minorHAnsi" w:eastAsiaTheme="minorEastAsia" w:hAnsiTheme="minorHAnsi" w:cstheme="minorBidi"/>
              <w:noProof/>
              <w:lang w:val="en-US"/>
            </w:rPr>
          </w:pPr>
          <w:hyperlink w:anchor="_Toc42072281" w:history="1">
            <w:r w:rsidR="00793DBB" w:rsidRPr="00E75ADA">
              <w:rPr>
                <w:rStyle w:val="Hyperlink"/>
                <w:rFonts w:asciiTheme="majorHAnsi" w:hAnsiTheme="majorHAnsi" w:cstheme="majorHAnsi"/>
                <w:noProof/>
              </w:rPr>
              <w:t>Problem Statement</w:t>
            </w:r>
            <w:r w:rsidR="00793DBB">
              <w:rPr>
                <w:noProof/>
                <w:webHidden/>
              </w:rPr>
              <w:tab/>
            </w:r>
            <w:r w:rsidR="00793DBB">
              <w:rPr>
                <w:noProof/>
                <w:webHidden/>
              </w:rPr>
              <w:fldChar w:fldCharType="begin"/>
            </w:r>
            <w:r w:rsidR="00793DBB">
              <w:rPr>
                <w:noProof/>
                <w:webHidden/>
              </w:rPr>
              <w:instrText xml:space="preserve"> PAGEREF _Toc42072281 \h </w:instrText>
            </w:r>
            <w:r w:rsidR="00793DBB">
              <w:rPr>
                <w:noProof/>
                <w:webHidden/>
              </w:rPr>
            </w:r>
            <w:r w:rsidR="00793DBB">
              <w:rPr>
                <w:noProof/>
                <w:webHidden/>
              </w:rPr>
              <w:fldChar w:fldCharType="separate"/>
            </w:r>
            <w:r w:rsidR="003A7401">
              <w:rPr>
                <w:noProof/>
                <w:webHidden/>
              </w:rPr>
              <w:t>3</w:t>
            </w:r>
            <w:r w:rsidR="00793DBB">
              <w:rPr>
                <w:noProof/>
                <w:webHidden/>
              </w:rPr>
              <w:fldChar w:fldCharType="end"/>
            </w:r>
          </w:hyperlink>
        </w:p>
        <w:p w14:paraId="37DAB77A" w14:textId="2AF3D4C4" w:rsidR="00793DBB" w:rsidRDefault="00CF4732">
          <w:pPr>
            <w:pStyle w:val="TOC1"/>
            <w:tabs>
              <w:tab w:val="right" w:leader="dot" w:pos="9350"/>
            </w:tabs>
            <w:rPr>
              <w:rFonts w:asciiTheme="minorHAnsi" w:eastAsiaTheme="minorEastAsia" w:hAnsiTheme="minorHAnsi" w:cstheme="minorBidi"/>
              <w:noProof/>
              <w:lang w:val="en-US"/>
            </w:rPr>
          </w:pPr>
          <w:hyperlink w:anchor="_Toc42072282" w:history="1">
            <w:r w:rsidR="00793DBB" w:rsidRPr="00E75ADA">
              <w:rPr>
                <w:rStyle w:val="Hyperlink"/>
                <w:rFonts w:asciiTheme="majorHAnsi" w:hAnsiTheme="majorHAnsi" w:cstheme="majorHAnsi"/>
                <w:noProof/>
              </w:rPr>
              <w:t>Approaching the Problem</w:t>
            </w:r>
            <w:r w:rsidR="00793DBB">
              <w:rPr>
                <w:noProof/>
                <w:webHidden/>
              </w:rPr>
              <w:tab/>
            </w:r>
            <w:r w:rsidR="00793DBB">
              <w:rPr>
                <w:noProof/>
                <w:webHidden/>
              </w:rPr>
              <w:fldChar w:fldCharType="begin"/>
            </w:r>
            <w:r w:rsidR="00793DBB">
              <w:rPr>
                <w:noProof/>
                <w:webHidden/>
              </w:rPr>
              <w:instrText xml:space="preserve"> PAGEREF _Toc42072282 \h </w:instrText>
            </w:r>
            <w:r w:rsidR="00793DBB">
              <w:rPr>
                <w:noProof/>
                <w:webHidden/>
              </w:rPr>
            </w:r>
            <w:r w:rsidR="00793DBB">
              <w:rPr>
                <w:noProof/>
                <w:webHidden/>
              </w:rPr>
              <w:fldChar w:fldCharType="separate"/>
            </w:r>
            <w:r w:rsidR="003A7401">
              <w:rPr>
                <w:noProof/>
                <w:webHidden/>
              </w:rPr>
              <w:t>3</w:t>
            </w:r>
            <w:r w:rsidR="00793DBB">
              <w:rPr>
                <w:noProof/>
                <w:webHidden/>
              </w:rPr>
              <w:fldChar w:fldCharType="end"/>
            </w:r>
          </w:hyperlink>
        </w:p>
        <w:p w14:paraId="5CBDA2B4" w14:textId="273AFBE2" w:rsidR="00793DBB" w:rsidRDefault="00CF4732">
          <w:pPr>
            <w:pStyle w:val="TOC1"/>
            <w:tabs>
              <w:tab w:val="right" w:leader="dot" w:pos="9350"/>
            </w:tabs>
            <w:rPr>
              <w:rFonts w:asciiTheme="minorHAnsi" w:eastAsiaTheme="minorEastAsia" w:hAnsiTheme="minorHAnsi" w:cstheme="minorBidi"/>
              <w:noProof/>
              <w:lang w:val="en-US"/>
            </w:rPr>
          </w:pPr>
          <w:hyperlink w:anchor="_Toc42072283" w:history="1">
            <w:r w:rsidR="00793DBB" w:rsidRPr="00E75ADA">
              <w:rPr>
                <w:rStyle w:val="Hyperlink"/>
                <w:rFonts w:asciiTheme="majorHAnsi" w:hAnsiTheme="majorHAnsi" w:cstheme="majorHAnsi"/>
                <w:noProof/>
              </w:rPr>
              <w:t>Methodology</w:t>
            </w:r>
            <w:r w:rsidR="00793DBB">
              <w:rPr>
                <w:noProof/>
                <w:webHidden/>
              </w:rPr>
              <w:tab/>
            </w:r>
            <w:r w:rsidR="00793DBB">
              <w:rPr>
                <w:noProof/>
                <w:webHidden/>
              </w:rPr>
              <w:fldChar w:fldCharType="begin"/>
            </w:r>
            <w:r w:rsidR="00793DBB">
              <w:rPr>
                <w:noProof/>
                <w:webHidden/>
              </w:rPr>
              <w:instrText xml:space="preserve"> PAGEREF _Toc42072283 \h </w:instrText>
            </w:r>
            <w:r w:rsidR="00793DBB">
              <w:rPr>
                <w:noProof/>
                <w:webHidden/>
              </w:rPr>
            </w:r>
            <w:r w:rsidR="00793DBB">
              <w:rPr>
                <w:noProof/>
                <w:webHidden/>
              </w:rPr>
              <w:fldChar w:fldCharType="separate"/>
            </w:r>
            <w:r w:rsidR="003A7401">
              <w:rPr>
                <w:noProof/>
                <w:webHidden/>
              </w:rPr>
              <w:t>5</w:t>
            </w:r>
            <w:r w:rsidR="00793DBB">
              <w:rPr>
                <w:noProof/>
                <w:webHidden/>
              </w:rPr>
              <w:fldChar w:fldCharType="end"/>
            </w:r>
          </w:hyperlink>
        </w:p>
        <w:p w14:paraId="7217B5FE" w14:textId="08059C52" w:rsidR="00793DBB" w:rsidRDefault="00CF4732">
          <w:pPr>
            <w:pStyle w:val="TOC2"/>
            <w:tabs>
              <w:tab w:val="right" w:leader="dot" w:pos="9350"/>
            </w:tabs>
            <w:rPr>
              <w:rFonts w:asciiTheme="minorHAnsi" w:eastAsiaTheme="minorEastAsia" w:hAnsiTheme="minorHAnsi" w:cstheme="minorBidi"/>
              <w:noProof/>
              <w:lang w:val="en-US"/>
            </w:rPr>
          </w:pPr>
          <w:hyperlink w:anchor="_Toc42072284" w:history="1">
            <w:r w:rsidR="00793DBB" w:rsidRPr="00E75ADA">
              <w:rPr>
                <w:rStyle w:val="Hyperlink"/>
                <w:rFonts w:asciiTheme="majorHAnsi" w:hAnsiTheme="majorHAnsi" w:cstheme="majorHAnsi"/>
                <w:noProof/>
              </w:rPr>
              <w:t>Key Features</w:t>
            </w:r>
            <w:r w:rsidR="00793DBB">
              <w:rPr>
                <w:noProof/>
                <w:webHidden/>
              </w:rPr>
              <w:tab/>
            </w:r>
            <w:r w:rsidR="00793DBB">
              <w:rPr>
                <w:noProof/>
                <w:webHidden/>
              </w:rPr>
              <w:fldChar w:fldCharType="begin"/>
            </w:r>
            <w:r w:rsidR="00793DBB">
              <w:rPr>
                <w:noProof/>
                <w:webHidden/>
              </w:rPr>
              <w:instrText xml:space="preserve"> PAGEREF _Toc42072284 \h </w:instrText>
            </w:r>
            <w:r w:rsidR="00793DBB">
              <w:rPr>
                <w:noProof/>
                <w:webHidden/>
              </w:rPr>
            </w:r>
            <w:r w:rsidR="00793DBB">
              <w:rPr>
                <w:noProof/>
                <w:webHidden/>
              </w:rPr>
              <w:fldChar w:fldCharType="separate"/>
            </w:r>
            <w:r w:rsidR="003A7401">
              <w:rPr>
                <w:noProof/>
                <w:webHidden/>
              </w:rPr>
              <w:t>5</w:t>
            </w:r>
            <w:r w:rsidR="00793DBB">
              <w:rPr>
                <w:noProof/>
                <w:webHidden/>
              </w:rPr>
              <w:fldChar w:fldCharType="end"/>
            </w:r>
          </w:hyperlink>
        </w:p>
        <w:p w14:paraId="12ADD2FA" w14:textId="7EA837B9" w:rsidR="00793DBB" w:rsidRDefault="00CF4732">
          <w:pPr>
            <w:pStyle w:val="TOC2"/>
            <w:tabs>
              <w:tab w:val="right" w:leader="dot" w:pos="9350"/>
            </w:tabs>
            <w:rPr>
              <w:rFonts w:asciiTheme="minorHAnsi" w:eastAsiaTheme="minorEastAsia" w:hAnsiTheme="minorHAnsi" w:cstheme="minorBidi"/>
              <w:noProof/>
              <w:lang w:val="en-US"/>
            </w:rPr>
          </w:pPr>
          <w:hyperlink w:anchor="_Toc42072285" w:history="1">
            <w:r w:rsidR="00793DBB" w:rsidRPr="00E75ADA">
              <w:rPr>
                <w:rStyle w:val="Hyperlink"/>
                <w:rFonts w:asciiTheme="majorHAnsi" w:hAnsiTheme="majorHAnsi" w:cstheme="majorHAnsi"/>
                <w:noProof/>
              </w:rPr>
              <w:t>Dependent Variable</w:t>
            </w:r>
            <w:r w:rsidR="00793DBB">
              <w:rPr>
                <w:noProof/>
                <w:webHidden/>
              </w:rPr>
              <w:tab/>
            </w:r>
            <w:r w:rsidR="00793DBB">
              <w:rPr>
                <w:noProof/>
                <w:webHidden/>
              </w:rPr>
              <w:fldChar w:fldCharType="begin"/>
            </w:r>
            <w:r w:rsidR="00793DBB">
              <w:rPr>
                <w:noProof/>
                <w:webHidden/>
              </w:rPr>
              <w:instrText xml:space="preserve"> PAGEREF _Toc42072285 \h </w:instrText>
            </w:r>
            <w:r w:rsidR="00793DBB">
              <w:rPr>
                <w:noProof/>
                <w:webHidden/>
              </w:rPr>
            </w:r>
            <w:r w:rsidR="00793DBB">
              <w:rPr>
                <w:noProof/>
                <w:webHidden/>
              </w:rPr>
              <w:fldChar w:fldCharType="separate"/>
            </w:r>
            <w:r w:rsidR="003A7401">
              <w:rPr>
                <w:noProof/>
                <w:webHidden/>
              </w:rPr>
              <w:t>7</w:t>
            </w:r>
            <w:r w:rsidR="00793DBB">
              <w:rPr>
                <w:noProof/>
                <w:webHidden/>
              </w:rPr>
              <w:fldChar w:fldCharType="end"/>
            </w:r>
          </w:hyperlink>
        </w:p>
        <w:p w14:paraId="3183847B" w14:textId="2FFD929D" w:rsidR="00793DBB" w:rsidRDefault="00CF4732">
          <w:pPr>
            <w:pStyle w:val="TOC1"/>
            <w:tabs>
              <w:tab w:val="right" w:leader="dot" w:pos="9350"/>
            </w:tabs>
            <w:rPr>
              <w:rFonts w:asciiTheme="minorHAnsi" w:eastAsiaTheme="minorEastAsia" w:hAnsiTheme="minorHAnsi" w:cstheme="minorBidi"/>
              <w:noProof/>
              <w:lang w:val="en-US"/>
            </w:rPr>
          </w:pPr>
          <w:hyperlink w:anchor="_Toc42072286" w:history="1">
            <w:r w:rsidR="00793DBB" w:rsidRPr="00E75ADA">
              <w:rPr>
                <w:rStyle w:val="Hyperlink"/>
                <w:rFonts w:asciiTheme="majorHAnsi" w:hAnsiTheme="majorHAnsi" w:cstheme="majorHAnsi"/>
                <w:noProof/>
              </w:rPr>
              <w:t>Feature Engineering</w:t>
            </w:r>
            <w:r w:rsidR="00793DBB">
              <w:rPr>
                <w:noProof/>
                <w:webHidden/>
              </w:rPr>
              <w:tab/>
            </w:r>
            <w:r w:rsidR="00793DBB">
              <w:rPr>
                <w:noProof/>
                <w:webHidden/>
              </w:rPr>
              <w:fldChar w:fldCharType="begin"/>
            </w:r>
            <w:r w:rsidR="00793DBB">
              <w:rPr>
                <w:noProof/>
                <w:webHidden/>
              </w:rPr>
              <w:instrText xml:space="preserve"> PAGEREF _Toc42072286 \h </w:instrText>
            </w:r>
            <w:r w:rsidR="00793DBB">
              <w:rPr>
                <w:noProof/>
                <w:webHidden/>
              </w:rPr>
            </w:r>
            <w:r w:rsidR="00793DBB">
              <w:rPr>
                <w:noProof/>
                <w:webHidden/>
              </w:rPr>
              <w:fldChar w:fldCharType="separate"/>
            </w:r>
            <w:r w:rsidR="003A7401">
              <w:rPr>
                <w:noProof/>
                <w:webHidden/>
              </w:rPr>
              <w:t>9</w:t>
            </w:r>
            <w:r w:rsidR="00793DBB">
              <w:rPr>
                <w:noProof/>
                <w:webHidden/>
              </w:rPr>
              <w:fldChar w:fldCharType="end"/>
            </w:r>
          </w:hyperlink>
        </w:p>
        <w:p w14:paraId="1D7E3D59" w14:textId="2DE30C6B" w:rsidR="00793DBB" w:rsidRDefault="00CF4732">
          <w:pPr>
            <w:pStyle w:val="TOC1"/>
            <w:tabs>
              <w:tab w:val="right" w:leader="dot" w:pos="9350"/>
            </w:tabs>
            <w:rPr>
              <w:rFonts w:asciiTheme="minorHAnsi" w:eastAsiaTheme="minorEastAsia" w:hAnsiTheme="minorHAnsi" w:cstheme="minorBidi"/>
              <w:noProof/>
              <w:lang w:val="en-US"/>
            </w:rPr>
          </w:pPr>
          <w:hyperlink w:anchor="_Toc42072287" w:history="1">
            <w:r w:rsidR="00793DBB" w:rsidRPr="00E75ADA">
              <w:rPr>
                <w:rStyle w:val="Hyperlink"/>
                <w:rFonts w:asciiTheme="majorHAnsi" w:hAnsiTheme="majorHAnsi" w:cstheme="majorHAnsi"/>
                <w:noProof/>
              </w:rPr>
              <w:t>Modeling</w:t>
            </w:r>
            <w:r w:rsidR="00793DBB">
              <w:rPr>
                <w:noProof/>
                <w:webHidden/>
              </w:rPr>
              <w:tab/>
            </w:r>
            <w:r w:rsidR="00793DBB">
              <w:rPr>
                <w:noProof/>
                <w:webHidden/>
              </w:rPr>
              <w:fldChar w:fldCharType="begin"/>
            </w:r>
            <w:r w:rsidR="00793DBB">
              <w:rPr>
                <w:noProof/>
                <w:webHidden/>
              </w:rPr>
              <w:instrText xml:space="preserve"> PAGEREF _Toc42072287 \h </w:instrText>
            </w:r>
            <w:r w:rsidR="00793DBB">
              <w:rPr>
                <w:noProof/>
                <w:webHidden/>
              </w:rPr>
            </w:r>
            <w:r w:rsidR="00793DBB">
              <w:rPr>
                <w:noProof/>
                <w:webHidden/>
              </w:rPr>
              <w:fldChar w:fldCharType="separate"/>
            </w:r>
            <w:r w:rsidR="003A7401">
              <w:rPr>
                <w:noProof/>
                <w:webHidden/>
              </w:rPr>
              <w:t>9</w:t>
            </w:r>
            <w:r w:rsidR="00793DBB">
              <w:rPr>
                <w:noProof/>
                <w:webHidden/>
              </w:rPr>
              <w:fldChar w:fldCharType="end"/>
            </w:r>
          </w:hyperlink>
        </w:p>
        <w:p w14:paraId="0F0450EF" w14:textId="59F6766B" w:rsidR="00793DBB" w:rsidRPr="00793DBB" w:rsidRDefault="00CF4732">
          <w:pPr>
            <w:pStyle w:val="TOC2"/>
            <w:tabs>
              <w:tab w:val="right" w:leader="dot" w:pos="9350"/>
            </w:tabs>
            <w:rPr>
              <w:rFonts w:asciiTheme="minorHAnsi" w:eastAsiaTheme="minorEastAsia" w:hAnsiTheme="minorHAnsi" w:cstheme="minorBidi"/>
              <w:noProof/>
              <w:lang w:val="en-US"/>
            </w:rPr>
          </w:pPr>
          <w:hyperlink w:anchor="_Toc42072288" w:history="1">
            <w:r w:rsidR="00793DBB" w:rsidRPr="00793DBB">
              <w:rPr>
                <w:rStyle w:val="Hyperlink"/>
                <w:rFonts w:asciiTheme="majorHAnsi" w:hAnsiTheme="majorHAnsi" w:cstheme="majorHAnsi"/>
                <w:noProof/>
              </w:rPr>
              <w:t>Data</w:t>
            </w:r>
            <w:r w:rsidR="00793DBB" w:rsidRPr="00793DBB">
              <w:rPr>
                <w:noProof/>
                <w:webHidden/>
              </w:rPr>
              <w:tab/>
            </w:r>
            <w:r w:rsidR="00793DBB" w:rsidRPr="00793DBB">
              <w:rPr>
                <w:noProof/>
                <w:webHidden/>
              </w:rPr>
              <w:fldChar w:fldCharType="begin"/>
            </w:r>
            <w:r w:rsidR="00793DBB" w:rsidRPr="00793DBB">
              <w:rPr>
                <w:noProof/>
                <w:webHidden/>
              </w:rPr>
              <w:instrText xml:space="preserve"> PAGEREF _Toc42072288 \h </w:instrText>
            </w:r>
            <w:r w:rsidR="00793DBB" w:rsidRPr="00793DBB">
              <w:rPr>
                <w:noProof/>
                <w:webHidden/>
              </w:rPr>
            </w:r>
            <w:r w:rsidR="00793DBB" w:rsidRPr="00793DBB">
              <w:rPr>
                <w:noProof/>
                <w:webHidden/>
              </w:rPr>
              <w:fldChar w:fldCharType="separate"/>
            </w:r>
            <w:r w:rsidR="003A7401">
              <w:rPr>
                <w:noProof/>
                <w:webHidden/>
              </w:rPr>
              <w:t>9</w:t>
            </w:r>
            <w:r w:rsidR="00793DBB" w:rsidRPr="00793DBB">
              <w:rPr>
                <w:noProof/>
                <w:webHidden/>
              </w:rPr>
              <w:fldChar w:fldCharType="end"/>
            </w:r>
          </w:hyperlink>
        </w:p>
        <w:p w14:paraId="33A18CE2" w14:textId="5F0F6095" w:rsidR="00793DBB" w:rsidRPr="00793DBB" w:rsidRDefault="00CF4732">
          <w:pPr>
            <w:pStyle w:val="TOC2"/>
            <w:tabs>
              <w:tab w:val="right" w:leader="dot" w:pos="9350"/>
            </w:tabs>
            <w:rPr>
              <w:rFonts w:asciiTheme="minorHAnsi" w:eastAsiaTheme="minorEastAsia" w:hAnsiTheme="minorHAnsi" w:cstheme="minorBidi"/>
              <w:noProof/>
              <w:lang w:val="en-US"/>
            </w:rPr>
          </w:pPr>
          <w:hyperlink w:anchor="_Toc42072289" w:history="1">
            <w:r w:rsidR="00793DBB" w:rsidRPr="00793DBB">
              <w:rPr>
                <w:rStyle w:val="Hyperlink"/>
                <w:rFonts w:asciiTheme="majorHAnsi" w:hAnsiTheme="majorHAnsi" w:cstheme="majorHAnsi"/>
                <w:noProof/>
              </w:rPr>
              <w:t>Model</w:t>
            </w:r>
            <w:r w:rsidR="00793DBB" w:rsidRPr="00793DBB">
              <w:rPr>
                <w:noProof/>
                <w:webHidden/>
              </w:rPr>
              <w:tab/>
            </w:r>
            <w:r w:rsidR="00793DBB" w:rsidRPr="00793DBB">
              <w:rPr>
                <w:noProof/>
                <w:webHidden/>
              </w:rPr>
              <w:fldChar w:fldCharType="begin"/>
            </w:r>
            <w:r w:rsidR="00793DBB" w:rsidRPr="00793DBB">
              <w:rPr>
                <w:noProof/>
                <w:webHidden/>
              </w:rPr>
              <w:instrText xml:space="preserve"> PAGEREF _Toc42072289 \h </w:instrText>
            </w:r>
            <w:r w:rsidR="00793DBB" w:rsidRPr="00793DBB">
              <w:rPr>
                <w:noProof/>
                <w:webHidden/>
              </w:rPr>
            </w:r>
            <w:r w:rsidR="00793DBB" w:rsidRPr="00793DBB">
              <w:rPr>
                <w:noProof/>
                <w:webHidden/>
              </w:rPr>
              <w:fldChar w:fldCharType="separate"/>
            </w:r>
            <w:r w:rsidR="003A7401">
              <w:rPr>
                <w:noProof/>
                <w:webHidden/>
              </w:rPr>
              <w:t>10</w:t>
            </w:r>
            <w:r w:rsidR="00793DBB" w:rsidRPr="00793DBB">
              <w:rPr>
                <w:noProof/>
                <w:webHidden/>
              </w:rPr>
              <w:fldChar w:fldCharType="end"/>
            </w:r>
          </w:hyperlink>
        </w:p>
        <w:p w14:paraId="57A68C72" w14:textId="4E48E15E" w:rsidR="00793DBB" w:rsidRPr="00793DBB" w:rsidRDefault="00CF4732">
          <w:pPr>
            <w:pStyle w:val="TOC3"/>
            <w:tabs>
              <w:tab w:val="right" w:leader="dot" w:pos="9350"/>
            </w:tabs>
            <w:rPr>
              <w:rFonts w:asciiTheme="minorHAnsi" w:eastAsiaTheme="minorEastAsia" w:hAnsiTheme="minorHAnsi" w:cstheme="minorBidi"/>
              <w:noProof/>
              <w:lang w:val="en-US"/>
            </w:rPr>
          </w:pPr>
          <w:hyperlink w:anchor="_Toc42072290" w:history="1">
            <w:r w:rsidR="00793DBB" w:rsidRPr="00793DBB">
              <w:rPr>
                <w:rStyle w:val="Hyperlink"/>
                <w:rFonts w:asciiTheme="majorHAnsi" w:hAnsiTheme="majorHAnsi" w:cstheme="majorHAnsi"/>
                <w:noProof/>
              </w:rPr>
              <w:t>Full model</w:t>
            </w:r>
            <w:r w:rsidR="00793DBB" w:rsidRPr="00793DBB">
              <w:rPr>
                <w:noProof/>
                <w:webHidden/>
              </w:rPr>
              <w:tab/>
            </w:r>
            <w:r w:rsidR="00793DBB" w:rsidRPr="00793DBB">
              <w:rPr>
                <w:noProof/>
                <w:webHidden/>
              </w:rPr>
              <w:fldChar w:fldCharType="begin"/>
            </w:r>
            <w:r w:rsidR="00793DBB" w:rsidRPr="00793DBB">
              <w:rPr>
                <w:noProof/>
                <w:webHidden/>
              </w:rPr>
              <w:instrText xml:space="preserve"> PAGEREF _Toc42072290 \h </w:instrText>
            </w:r>
            <w:r w:rsidR="00793DBB" w:rsidRPr="00793DBB">
              <w:rPr>
                <w:noProof/>
                <w:webHidden/>
              </w:rPr>
            </w:r>
            <w:r w:rsidR="00793DBB" w:rsidRPr="00793DBB">
              <w:rPr>
                <w:noProof/>
                <w:webHidden/>
              </w:rPr>
              <w:fldChar w:fldCharType="separate"/>
            </w:r>
            <w:r w:rsidR="003A7401">
              <w:rPr>
                <w:noProof/>
                <w:webHidden/>
              </w:rPr>
              <w:t>10</w:t>
            </w:r>
            <w:r w:rsidR="00793DBB" w:rsidRPr="00793DBB">
              <w:rPr>
                <w:noProof/>
                <w:webHidden/>
              </w:rPr>
              <w:fldChar w:fldCharType="end"/>
            </w:r>
          </w:hyperlink>
        </w:p>
        <w:p w14:paraId="2B66E328" w14:textId="17133FDD" w:rsidR="00793DBB" w:rsidRPr="00793DBB" w:rsidRDefault="00CF4732">
          <w:pPr>
            <w:pStyle w:val="TOC3"/>
            <w:tabs>
              <w:tab w:val="right" w:leader="dot" w:pos="9350"/>
            </w:tabs>
            <w:rPr>
              <w:rFonts w:asciiTheme="minorHAnsi" w:eastAsiaTheme="minorEastAsia" w:hAnsiTheme="minorHAnsi" w:cstheme="minorBidi"/>
              <w:noProof/>
              <w:lang w:val="en-US"/>
            </w:rPr>
          </w:pPr>
          <w:hyperlink w:anchor="_Toc42072291" w:history="1">
            <w:r w:rsidR="00793DBB" w:rsidRPr="00793DBB">
              <w:rPr>
                <w:rStyle w:val="Hyperlink"/>
                <w:rFonts w:asciiTheme="majorHAnsi" w:hAnsiTheme="majorHAnsi" w:cstheme="majorHAnsi"/>
                <w:noProof/>
              </w:rPr>
              <w:t>Reduced model</w:t>
            </w:r>
            <w:r w:rsidR="00793DBB" w:rsidRPr="00793DBB">
              <w:rPr>
                <w:noProof/>
                <w:webHidden/>
              </w:rPr>
              <w:tab/>
            </w:r>
            <w:r w:rsidR="00793DBB" w:rsidRPr="00793DBB">
              <w:rPr>
                <w:noProof/>
                <w:webHidden/>
              </w:rPr>
              <w:fldChar w:fldCharType="begin"/>
            </w:r>
            <w:r w:rsidR="00793DBB" w:rsidRPr="00793DBB">
              <w:rPr>
                <w:noProof/>
                <w:webHidden/>
              </w:rPr>
              <w:instrText xml:space="preserve"> PAGEREF _Toc42072291 \h </w:instrText>
            </w:r>
            <w:r w:rsidR="00793DBB" w:rsidRPr="00793DBB">
              <w:rPr>
                <w:noProof/>
                <w:webHidden/>
              </w:rPr>
            </w:r>
            <w:r w:rsidR="00793DBB" w:rsidRPr="00793DBB">
              <w:rPr>
                <w:noProof/>
                <w:webHidden/>
              </w:rPr>
              <w:fldChar w:fldCharType="separate"/>
            </w:r>
            <w:r w:rsidR="003A7401">
              <w:rPr>
                <w:noProof/>
                <w:webHidden/>
              </w:rPr>
              <w:t>10</w:t>
            </w:r>
            <w:r w:rsidR="00793DBB" w:rsidRPr="00793DBB">
              <w:rPr>
                <w:noProof/>
                <w:webHidden/>
              </w:rPr>
              <w:fldChar w:fldCharType="end"/>
            </w:r>
          </w:hyperlink>
        </w:p>
        <w:p w14:paraId="25254508" w14:textId="1BAB3791" w:rsidR="00793DBB" w:rsidRPr="00793DBB" w:rsidRDefault="00CF4732">
          <w:pPr>
            <w:pStyle w:val="TOC3"/>
            <w:tabs>
              <w:tab w:val="right" w:leader="dot" w:pos="9350"/>
            </w:tabs>
            <w:rPr>
              <w:rFonts w:asciiTheme="minorHAnsi" w:eastAsiaTheme="minorEastAsia" w:hAnsiTheme="minorHAnsi" w:cstheme="minorBidi"/>
              <w:noProof/>
              <w:lang w:val="en-US"/>
            </w:rPr>
          </w:pPr>
          <w:hyperlink w:anchor="_Toc42072292" w:history="1">
            <w:r w:rsidR="00793DBB" w:rsidRPr="00793DBB">
              <w:rPr>
                <w:rStyle w:val="Hyperlink"/>
                <w:rFonts w:asciiTheme="majorHAnsi" w:hAnsiTheme="majorHAnsi" w:cstheme="majorHAnsi"/>
                <w:noProof/>
              </w:rPr>
              <w:t>Results</w:t>
            </w:r>
            <w:r w:rsidR="00793DBB" w:rsidRPr="00793DBB">
              <w:rPr>
                <w:noProof/>
                <w:webHidden/>
              </w:rPr>
              <w:tab/>
            </w:r>
            <w:r w:rsidR="00793DBB" w:rsidRPr="00793DBB">
              <w:rPr>
                <w:noProof/>
                <w:webHidden/>
              </w:rPr>
              <w:fldChar w:fldCharType="begin"/>
            </w:r>
            <w:r w:rsidR="00793DBB" w:rsidRPr="00793DBB">
              <w:rPr>
                <w:noProof/>
                <w:webHidden/>
              </w:rPr>
              <w:instrText xml:space="preserve"> PAGEREF _Toc42072292 \h </w:instrText>
            </w:r>
            <w:r w:rsidR="00793DBB" w:rsidRPr="00793DBB">
              <w:rPr>
                <w:noProof/>
                <w:webHidden/>
              </w:rPr>
            </w:r>
            <w:r w:rsidR="00793DBB" w:rsidRPr="00793DBB">
              <w:rPr>
                <w:noProof/>
                <w:webHidden/>
              </w:rPr>
              <w:fldChar w:fldCharType="separate"/>
            </w:r>
            <w:r w:rsidR="003A7401">
              <w:rPr>
                <w:noProof/>
                <w:webHidden/>
              </w:rPr>
              <w:t>11</w:t>
            </w:r>
            <w:r w:rsidR="00793DBB" w:rsidRPr="00793DBB">
              <w:rPr>
                <w:noProof/>
                <w:webHidden/>
              </w:rPr>
              <w:fldChar w:fldCharType="end"/>
            </w:r>
          </w:hyperlink>
        </w:p>
        <w:p w14:paraId="21D61308" w14:textId="3FDD2D37" w:rsidR="00793DBB" w:rsidRDefault="00CF4732">
          <w:pPr>
            <w:pStyle w:val="TOC1"/>
            <w:tabs>
              <w:tab w:val="right" w:leader="dot" w:pos="9350"/>
            </w:tabs>
            <w:rPr>
              <w:rFonts w:asciiTheme="minorHAnsi" w:eastAsiaTheme="minorEastAsia" w:hAnsiTheme="minorHAnsi" w:cstheme="minorBidi"/>
              <w:noProof/>
              <w:lang w:val="en-US"/>
            </w:rPr>
          </w:pPr>
          <w:hyperlink w:anchor="_Toc42072293" w:history="1">
            <w:r w:rsidR="00793DBB" w:rsidRPr="00E75ADA">
              <w:rPr>
                <w:rStyle w:val="Hyperlink"/>
                <w:rFonts w:asciiTheme="majorHAnsi" w:hAnsiTheme="majorHAnsi" w:cstheme="majorHAnsi"/>
                <w:noProof/>
              </w:rPr>
              <w:t>Conclusion</w:t>
            </w:r>
            <w:r w:rsidR="00793DBB">
              <w:rPr>
                <w:noProof/>
                <w:webHidden/>
              </w:rPr>
              <w:tab/>
            </w:r>
            <w:r w:rsidR="00793DBB">
              <w:rPr>
                <w:noProof/>
                <w:webHidden/>
              </w:rPr>
              <w:fldChar w:fldCharType="begin"/>
            </w:r>
            <w:r w:rsidR="00793DBB">
              <w:rPr>
                <w:noProof/>
                <w:webHidden/>
              </w:rPr>
              <w:instrText xml:space="preserve"> PAGEREF _Toc42072293 \h </w:instrText>
            </w:r>
            <w:r w:rsidR="00793DBB">
              <w:rPr>
                <w:noProof/>
                <w:webHidden/>
              </w:rPr>
            </w:r>
            <w:r w:rsidR="00793DBB">
              <w:rPr>
                <w:noProof/>
                <w:webHidden/>
              </w:rPr>
              <w:fldChar w:fldCharType="separate"/>
            </w:r>
            <w:r w:rsidR="003A7401">
              <w:rPr>
                <w:noProof/>
                <w:webHidden/>
              </w:rPr>
              <w:t>11</w:t>
            </w:r>
            <w:r w:rsidR="00793DBB">
              <w:rPr>
                <w:noProof/>
                <w:webHidden/>
              </w:rPr>
              <w:fldChar w:fldCharType="end"/>
            </w:r>
          </w:hyperlink>
        </w:p>
        <w:p w14:paraId="2CA4EC8E" w14:textId="15773616" w:rsidR="00793DBB" w:rsidRDefault="00CF4732">
          <w:pPr>
            <w:pStyle w:val="TOC1"/>
            <w:tabs>
              <w:tab w:val="right" w:leader="dot" w:pos="9350"/>
            </w:tabs>
            <w:rPr>
              <w:rFonts w:asciiTheme="minorHAnsi" w:eastAsiaTheme="minorEastAsia" w:hAnsiTheme="minorHAnsi" w:cstheme="minorBidi"/>
              <w:noProof/>
              <w:lang w:val="en-US"/>
            </w:rPr>
          </w:pPr>
          <w:hyperlink w:anchor="_Toc42072294" w:history="1">
            <w:r w:rsidR="00793DBB" w:rsidRPr="00E75ADA">
              <w:rPr>
                <w:rStyle w:val="Hyperlink"/>
                <w:rFonts w:asciiTheme="majorHAnsi" w:hAnsiTheme="majorHAnsi" w:cstheme="majorHAnsi"/>
                <w:noProof/>
              </w:rPr>
              <w:t>References</w:t>
            </w:r>
            <w:r w:rsidR="00793DBB">
              <w:rPr>
                <w:noProof/>
                <w:webHidden/>
              </w:rPr>
              <w:tab/>
            </w:r>
            <w:r w:rsidR="00793DBB">
              <w:rPr>
                <w:noProof/>
                <w:webHidden/>
              </w:rPr>
              <w:fldChar w:fldCharType="begin"/>
            </w:r>
            <w:r w:rsidR="00793DBB">
              <w:rPr>
                <w:noProof/>
                <w:webHidden/>
              </w:rPr>
              <w:instrText xml:space="preserve"> PAGEREF _Toc42072294 \h </w:instrText>
            </w:r>
            <w:r w:rsidR="00793DBB">
              <w:rPr>
                <w:noProof/>
                <w:webHidden/>
              </w:rPr>
            </w:r>
            <w:r w:rsidR="00793DBB">
              <w:rPr>
                <w:noProof/>
                <w:webHidden/>
              </w:rPr>
              <w:fldChar w:fldCharType="separate"/>
            </w:r>
            <w:r w:rsidR="003A7401">
              <w:rPr>
                <w:noProof/>
                <w:webHidden/>
              </w:rPr>
              <w:t>12</w:t>
            </w:r>
            <w:r w:rsidR="00793DBB">
              <w:rPr>
                <w:noProof/>
                <w:webHidden/>
              </w:rPr>
              <w:fldChar w:fldCharType="end"/>
            </w:r>
          </w:hyperlink>
        </w:p>
        <w:p w14:paraId="4DAC79E8" w14:textId="0565AC51" w:rsidR="00793DBB" w:rsidRDefault="00793DBB">
          <w:r>
            <w:rPr>
              <w:b/>
              <w:bCs/>
              <w:noProof/>
            </w:rPr>
            <w:fldChar w:fldCharType="end"/>
          </w:r>
        </w:p>
      </w:sdtContent>
    </w:sdt>
    <w:p w14:paraId="423A4608" w14:textId="77777777" w:rsidR="00C71DEF" w:rsidRPr="00872BAB" w:rsidRDefault="00865578" w:rsidP="00227013">
      <w:pPr>
        <w:pStyle w:val="Heading1"/>
        <w:spacing w:before="120"/>
        <w:jc w:val="both"/>
        <w:rPr>
          <w:rFonts w:asciiTheme="majorHAnsi" w:eastAsia="Times New Roman" w:hAnsiTheme="majorHAnsi" w:cstheme="majorHAnsi"/>
          <w:b/>
          <w:sz w:val="32"/>
          <w:szCs w:val="32"/>
        </w:rPr>
      </w:pPr>
      <w:r w:rsidRPr="00872BAB">
        <w:rPr>
          <w:rFonts w:asciiTheme="majorHAnsi" w:hAnsiTheme="majorHAnsi" w:cstheme="majorHAnsi"/>
        </w:rPr>
        <w:br w:type="page"/>
      </w:r>
    </w:p>
    <w:p w14:paraId="12E0331C" w14:textId="11FFB7DE" w:rsidR="00C71DEF" w:rsidRPr="00872BAB" w:rsidRDefault="00865578" w:rsidP="00872BAB">
      <w:pPr>
        <w:pStyle w:val="Heading1"/>
        <w:pBdr>
          <w:top w:val="nil"/>
          <w:left w:val="nil"/>
          <w:bottom w:val="nil"/>
          <w:right w:val="nil"/>
          <w:between w:val="nil"/>
        </w:pBdr>
        <w:shd w:val="clear" w:color="auto" w:fill="404040" w:themeFill="text1" w:themeFillTint="BF"/>
        <w:jc w:val="both"/>
        <w:rPr>
          <w:rFonts w:asciiTheme="majorHAnsi" w:hAnsiTheme="majorHAnsi" w:cstheme="majorHAnsi"/>
          <w:color w:val="FFFFFF" w:themeColor="background1"/>
        </w:rPr>
      </w:pPr>
      <w:bookmarkStart w:id="2" w:name="_tb4yp2squyrs" w:colFirst="0" w:colLast="0"/>
      <w:bookmarkStart w:id="3" w:name="_gantiwezc9e5" w:colFirst="0" w:colLast="0"/>
      <w:bookmarkStart w:id="4" w:name="_Toc42072280"/>
      <w:bookmarkEnd w:id="2"/>
      <w:bookmarkEnd w:id="3"/>
      <w:r w:rsidRPr="00872BAB">
        <w:rPr>
          <w:rFonts w:asciiTheme="majorHAnsi" w:hAnsiTheme="majorHAnsi" w:cstheme="majorHAnsi"/>
          <w:color w:val="FFFFFF" w:themeColor="background1"/>
        </w:rPr>
        <w:lastRenderedPageBreak/>
        <w:t>Background</w:t>
      </w:r>
      <w:bookmarkEnd w:id="4"/>
    </w:p>
    <w:p w14:paraId="3E157A5C" w14:textId="77777777" w:rsidR="00C71DEF" w:rsidRPr="00872BAB" w:rsidRDefault="00C71DEF" w:rsidP="00227013">
      <w:pPr>
        <w:pBdr>
          <w:top w:val="nil"/>
          <w:left w:val="nil"/>
          <w:bottom w:val="nil"/>
          <w:right w:val="nil"/>
          <w:between w:val="nil"/>
        </w:pBdr>
        <w:jc w:val="both"/>
        <w:rPr>
          <w:rFonts w:asciiTheme="majorHAnsi" w:hAnsiTheme="majorHAnsi" w:cstheme="majorHAnsi"/>
        </w:rPr>
      </w:pPr>
    </w:p>
    <w:p w14:paraId="5903F64F" w14:textId="77777777" w:rsidR="00C71DEF" w:rsidRPr="00872BAB" w:rsidRDefault="00865578" w:rsidP="00227013">
      <w:pPr>
        <w:pBdr>
          <w:top w:val="nil"/>
          <w:left w:val="nil"/>
          <w:bottom w:val="nil"/>
          <w:right w:val="nil"/>
          <w:between w:val="nil"/>
        </w:pBdr>
        <w:jc w:val="both"/>
        <w:rPr>
          <w:rFonts w:asciiTheme="majorHAnsi" w:hAnsiTheme="majorHAnsi" w:cstheme="majorHAnsi"/>
        </w:rPr>
      </w:pPr>
      <w:r w:rsidRPr="00872BAB">
        <w:rPr>
          <w:rFonts w:asciiTheme="majorHAnsi" w:hAnsiTheme="majorHAnsi" w:cstheme="majorHAnsi"/>
        </w:rPr>
        <w:t xml:space="preserve">In the e-commerce industry, sales rank is a key metric for sellers since it indicates the performance of products. Being at the top of sales rank means more traffic, more sales, more revenues, and a better reputation. On e-commerce platforms such as Amazon, sales rank shows how well the product is selling when compared to its competitors. For example, if a brand sells blinders in the Office Products category, then the blinders will be ranked against all other office items in that category. Sales rank gives an idea of how popular the product is on the e-commerce platform. A product’s sales rank is usually a number. The smaller the number, the better the product sells. </w:t>
      </w:r>
    </w:p>
    <w:p w14:paraId="080D1B34" w14:textId="77777777" w:rsidR="00C71DEF" w:rsidRPr="00872BAB" w:rsidRDefault="00C71DEF" w:rsidP="00227013">
      <w:pPr>
        <w:pBdr>
          <w:top w:val="nil"/>
          <w:left w:val="nil"/>
          <w:bottom w:val="nil"/>
          <w:right w:val="nil"/>
          <w:between w:val="nil"/>
        </w:pBdr>
        <w:jc w:val="both"/>
        <w:rPr>
          <w:rFonts w:asciiTheme="majorHAnsi" w:hAnsiTheme="majorHAnsi" w:cstheme="majorHAnsi"/>
        </w:rPr>
      </w:pPr>
    </w:p>
    <w:p w14:paraId="79D95FF2" w14:textId="34DF655F" w:rsidR="00C71DEF" w:rsidRPr="00872BAB" w:rsidRDefault="00865578" w:rsidP="00227013">
      <w:pPr>
        <w:pBdr>
          <w:top w:val="nil"/>
          <w:left w:val="nil"/>
          <w:bottom w:val="nil"/>
          <w:right w:val="nil"/>
          <w:between w:val="nil"/>
        </w:pBdr>
        <w:jc w:val="both"/>
        <w:rPr>
          <w:rFonts w:asciiTheme="majorHAnsi" w:hAnsiTheme="majorHAnsi" w:cstheme="majorHAnsi"/>
        </w:rPr>
      </w:pPr>
      <w:r w:rsidRPr="00872BAB">
        <w:rPr>
          <w:rFonts w:asciiTheme="majorHAnsi" w:hAnsiTheme="majorHAnsi" w:cstheme="majorHAnsi"/>
        </w:rPr>
        <w:t xml:space="preserve">The algorithm of sale rank is not revealed by </w:t>
      </w:r>
      <w:r w:rsidR="006417AC" w:rsidRPr="00872BAB">
        <w:rPr>
          <w:rFonts w:asciiTheme="majorHAnsi" w:hAnsiTheme="majorHAnsi" w:cstheme="majorHAnsi"/>
        </w:rPr>
        <w:t>Amazon</w:t>
      </w:r>
      <w:r w:rsidRPr="00872BAB">
        <w:rPr>
          <w:rFonts w:asciiTheme="majorHAnsi" w:hAnsiTheme="majorHAnsi" w:cstheme="majorHAnsi"/>
        </w:rPr>
        <w:t xml:space="preserve">, leaving the public with limited knowledge about how sales rank was calculated. Since sales rank can be an important factor affecting a brand’s reputation and the customers’ buying decisions, computer engineers and data scientists have tried many methods to figure out how sales rank was calculated. Assumptions have been made according to previous research. The most widely discussed features include search relevancy, conversion rate and customer satisfaction. However, little has been touched on the impact of review recency on sales rank. </w:t>
      </w:r>
    </w:p>
    <w:p w14:paraId="2342C0C0" w14:textId="77777777" w:rsidR="00C71DEF" w:rsidRPr="00872BAB" w:rsidRDefault="00C71DEF" w:rsidP="00227013">
      <w:pPr>
        <w:pBdr>
          <w:top w:val="nil"/>
          <w:left w:val="nil"/>
          <w:bottom w:val="nil"/>
          <w:right w:val="nil"/>
          <w:between w:val="nil"/>
        </w:pBdr>
        <w:jc w:val="both"/>
        <w:rPr>
          <w:rFonts w:asciiTheme="majorHAnsi" w:hAnsiTheme="majorHAnsi" w:cstheme="majorHAnsi"/>
        </w:rPr>
      </w:pPr>
    </w:p>
    <w:p w14:paraId="58ABE5C5" w14:textId="6E755426" w:rsidR="00872BAB" w:rsidRPr="00872BAB" w:rsidRDefault="00865578" w:rsidP="00872BAB">
      <w:pPr>
        <w:pBdr>
          <w:top w:val="nil"/>
          <w:left w:val="nil"/>
          <w:bottom w:val="nil"/>
          <w:right w:val="nil"/>
          <w:between w:val="nil"/>
        </w:pBdr>
        <w:jc w:val="both"/>
        <w:rPr>
          <w:rFonts w:asciiTheme="majorHAnsi" w:hAnsiTheme="majorHAnsi" w:cstheme="majorHAnsi"/>
        </w:rPr>
      </w:pPr>
      <w:r w:rsidRPr="00872BAB">
        <w:rPr>
          <w:rFonts w:asciiTheme="majorHAnsi" w:hAnsiTheme="majorHAnsi" w:cstheme="majorHAnsi"/>
        </w:rPr>
        <w:t xml:space="preserve">Sales ranks on Amazon update on an hourly basis throughout the day, </w:t>
      </w:r>
      <w:r w:rsidR="006417AC" w:rsidRPr="00872BAB">
        <w:rPr>
          <w:rFonts w:asciiTheme="majorHAnsi" w:hAnsiTheme="majorHAnsi" w:cstheme="majorHAnsi"/>
        </w:rPr>
        <w:t xml:space="preserve">and in this </w:t>
      </w:r>
      <w:r w:rsidR="00872BAB" w:rsidRPr="00872BAB">
        <w:rPr>
          <w:rFonts w:asciiTheme="majorHAnsi" w:hAnsiTheme="majorHAnsi" w:cstheme="majorHAnsi"/>
        </w:rPr>
        <w:t>manuscript,</w:t>
      </w:r>
      <w:r w:rsidR="006417AC" w:rsidRPr="00872BAB">
        <w:rPr>
          <w:rFonts w:asciiTheme="majorHAnsi" w:hAnsiTheme="majorHAnsi" w:cstheme="majorHAnsi"/>
        </w:rPr>
        <w:t xml:space="preserve"> we address the following questions regarding a products’ Amazon sales rank:</w:t>
      </w:r>
      <w:r w:rsidRPr="00872BAB">
        <w:rPr>
          <w:rFonts w:asciiTheme="majorHAnsi" w:hAnsiTheme="majorHAnsi" w:cstheme="majorHAnsi"/>
        </w:rPr>
        <w:t xml:space="preserve"> Does the sales rank fluctuate a </w:t>
      </w:r>
      <w:r w:rsidR="006417AC" w:rsidRPr="00872BAB">
        <w:rPr>
          <w:rFonts w:asciiTheme="majorHAnsi" w:hAnsiTheme="majorHAnsi" w:cstheme="majorHAnsi"/>
        </w:rPr>
        <w:t>lot,</w:t>
      </w:r>
      <w:r w:rsidRPr="00872BAB">
        <w:rPr>
          <w:rFonts w:asciiTheme="majorHAnsi" w:hAnsiTheme="majorHAnsi" w:cstheme="majorHAnsi"/>
        </w:rPr>
        <w:t xml:space="preserve"> or does it stay relatively stable? </w:t>
      </w:r>
      <w:r w:rsidR="00872DE5">
        <w:rPr>
          <w:rFonts w:asciiTheme="majorHAnsi" w:hAnsiTheme="majorHAnsi" w:cstheme="majorHAnsi"/>
        </w:rPr>
        <w:t>What is the impact of recent reviews on</w:t>
      </w:r>
      <w:r w:rsidRPr="00872BAB">
        <w:rPr>
          <w:rFonts w:asciiTheme="majorHAnsi" w:hAnsiTheme="majorHAnsi" w:cstheme="majorHAnsi"/>
        </w:rPr>
        <w:t xml:space="preserve"> sales rank? </w:t>
      </w:r>
      <w:proofErr w:type="gramStart"/>
      <w:r w:rsidRPr="00872BAB">
        <w:rPr>
          <w:rFonts w:asciiTheme="majorHAnsi" w:hAnsiTheme="majorHAnsi" w:cstheme="majorHAnsi"/>
        </w:rPr>
        <w:t>How’s</w:t>
      </w:r>
      <w:proofErr w:type="gramEnd"/>
      <w:r w:rsidRPr="00872BAB">
        <w:rPr>
          <w:rFonts w:asciiTheme="majorHAnsi" w:hAnsiTheme="majorHAnsi" w:cstheme="majorHAnsi"/>
        </w:rPr>
        <w:t xml:space="preserve"> the trend of sales rank developing over time? Is sales rank influenced by seasonality</w:t>
      </w:r>
      <w:r w:rsidR="00872DE5">
        <w:rPr>
          <w:rFonts w:asciiTheme="majorHAnsi" w:hAnsiTheme="majorHAnsi" w:cstheme="majorHAnsi"/>
        </w:rPr>
        <w:t>?</w:t>
      </w:r>
      <w:r w:rsidRPr="00872BAB">
        <w:rPr>
          <w:rFonts w:asciiTheme="majorHAnsi" w:hAnsiTheme="majorHAnsi" w:cstheme="majorHAnsi"/>
        </w:rPr>
        <w:t xml:space="preserve"> </w:t>
      </w:r>
      <w:bookmarkStart w:id="5" w:name="_r7neknzovd7" w:colFirst="0" w:colLast="0"/>
      <w:bookmarkEnd w:id="5"/>
    </w:p>
    <w:p w14:paraId="25C535E7" w14:textId="77777777" w:rsidR="00872BAB" w:rsidRPr="00872BAB" w:rsidRDefault="00872BAB" w:rsidP="00872BAB">
      <w:pPr>
        <w:pBdr>
          <w:top w:val="nil"/>
          <w:left w:val="nil"/>
          <w:bottom w:val="nil"/>
          <w:right w:val="nil"/>
          <w:between w:val="nil"/>
        </w:pBdr>
        <w:jc w:val="both"/>
        <w:rPr>
          <w:rFonts w:asciiTheme="majorHAnsi" w:hAnsiTheme="majorHAnsi" w:cstheme="majorHAnsi"/>
        </w:rPr>
      </w:pPr>
    </w:p>
    <w:p w14:paraId="5A4AA076" w14:textId="559A914E" w:rsidR="00C71DEF" w:rsidRPr="00872BAB" w:rsidRDefault="00865578" w:rsidP="00872BAB">
      <w:pPr>
        <w:pStyle w:val="Heading1"/>
        <w:shd w:val="clear" w:color="auto" w:fill="404040" w:themeFill="text1" w:themeFillTint="BF"/>
        <w:rPr>
          <w:rFonts w:asciiTheme="majorHAnsi" w:hAnsiTheme="majorHAnsi" w:cstheme="majorHAnsi"/>
          <w:color w:val="FFFFFF" w:themeColor="background1"/>
        </w:rPr>
      </w:pPr>
      <w:bookmarkStart w:id="6" w:name="_Toc42072281"/>
      <w:r w:rsidRPr="00872BAB">
        <w:rPr>
          <w:rFonts w:asciiTheme="majorHAnsi" w:hAnsiTheme="majorHAnsi" w:cstheme="majorHAnsi"/>
          <w:color w:val="FFFFFF" w:themeColor="background1"/>
        </w:rPr>
        <w:t>Problem Statement</w:t>
      </w:r>
      <w:bookmarkEnd w:id="6"/>
    </w:p>
    <w:p w14:paraId="7BFAC1BB" w14:textId="3D579B95" w:rsidR="00C71DEF" w:rsidRPr="00872BAB" w:rsidRDefault="00865578" w:rsidP="00227013">
      <w:pPr>
        <w:jc w:val="both"/>
        <w:rPr>
          <w:rFonts w:asciiTheme="majorHAnsi" w:hAnsiTheme="majorHAnsi" w:cstheme="majorHAnsi"/>
        </w:rPr>
      </w:pPr>
      <w:r w:rsidRPr="00872BAB">
        <w:rPr>
          <w:rFonts w:asciiTheme="majorHAnsi" w:hAnsiTheme="majorHAnsi" w:cstheme="majorHAnsi"/>
        </w:rPr>
        <w:t xml:space="preserve">Sales rank indicates the </w:t>
      </w:r>
      <w:r w:rsidR="006417AC" w:rsidRPr="00872BAB">
        <w:rPr>
          <w:rFonts w:asciiTheme="majorHAnsi" w:hAnsiTheme="majorHAnsi" w:cstheme="majorHAnsi"/>
        </w:rPr>
        <w:t xml:space="preserve">relative </w:t>
      </w:r>
      <w:r w:rsidRPr="00872BAB">
        <w:rPr>
          <w:rFonts w:asciiTheme="majorHAnsi" w:hAnsiTheme="majorHAnsi" w:cstheme="majorHAnsi"/>
        </w:rPr>
        <w:t>popularity of a product and the location of the product on the search page, and therefore can greatly influence customers’ decisions when choosing which product to buy rather than its competitors. The main objective of this project is to identify the relationship between reviews</w:t>
      </w:r>
      <w:r w:rsidR="006417AC" w:rsidRPr="00872BAB">
        <w:rPr>
          <w:rFonts w:asciiTheme="majorHAnsi" w:hAnsiTheme="majorHAnsi" w:cstheme="majorHAnsi"/>
        </w:rPr>
        <w:t xml:space="preserve"> </w:t>
      </w:r>
      <w:r w:rsidRPr="00872BAB">
        <w:rPr>
          <w:rFonts w:asciiTheme="majorHAnsi" w:hAnsiTheme="majorHAnsi" w:cstheme="majorHAnsi"/>
        </w:rPr>
        <w:t>/</w:t>
      </w:r>
      <w:ins w:id="7" w:author="Boehnke, Joern(AWF)" w:date="2020-05-28T09:07:00Z">
        <w:r w:rsidR="006417AC" w:rsidRPr="00872BAB">
          <w:rPr>
            <w:rFonts w:asciiTheme="majorHAnsi" w:hAnsiTheme="majorHAnsi" w:cstheme="majorHAnsi"/>
          </w:rPr>
          <w:t xml:space="preserve"> </w:t>
        </w:r>
      </w:ins>
      <w:r w:rsidRPr="00872BAB">
        <w:rPr>
          <w:rFonts w:asciiTheme="majorHAnsi" w:hAnsiTheme="majorHAnsi" w:cstheme="majorHAnsi"/>
        </w:rPr>
        <w:t>ratings and sales ranks, and the importance of review features on sales rank.</w:t>
      </w:r>
    </w:p>
    <w:p w14:paraId="5DE70E3B" w14:textId="77777777" w:rsidR="00C71DEF" w:rsidRPr="00872BAB" w:rsidRDefault="00865578" w:rsidP="00872BAB">
      <w:pPr>
        <w:pStyle w:val="Heading1"/>
        <w:shd w:val="clear" w:color="auto" w:fill="404040" w:themeFill="text1" w:themeFillTint="BF"/>
        <w:rPr>
          <w:rFonts w:asciiTheme="majorHAnsi" w:hAnsiTheme="majorHAnsi" w:cstheme="majorHAnsi"/>
          <w:color w:val="FFFFFF" w:themeColor="background1"/>
        </w:rPr>
      </w:pPr>
      <w:bookmarkStart w:id="8" w:name="_wqu0s4yiun33" w:colFirst="0" w:colLast="0"/>
      <w:bookmarkStart w:id="9" w:name="_Toc42072282"/>
      <w:bookmarkEnd w:id="8"/>
      <w:r w:rsidRPr="00872BAB">
        <w:rPr>
          <w:rFonts w:asciiTheme="majorHAnsi" w:hAnsiTheme="majorHAnsi" w:cstheme="majorHAnsi"/>
          <w:color w:val="FFFFFF" w:themeColor="background1"/>
        </w:rPr>
        <w:t>Approaching the Problem</w:t>
      </w:r>
      <w:bookmarkEnd w:id="9"/>
    </w:p>
    <w:p w14:paraId="0419CB79" w14:textId="77777777" w:rsidR="00C71DEF" w:rsidRPr="00872BAB" w:rsidRDefault="00865578" w:rsidP="00227013">
      <w:pPr>
        <w:jc w:val="both"/>
        <w:rPr>
          <w:rFonts w:asciiTheme="majorHAnsi" w:hAnsiTheme="majorHAnsi" w:cstheme="majorHAnsi"/>
        </w:rPr>
      </w:pPr>
      <w:r w:rsidRPr="00872BAB">
        <w:rPr>
          <w:rFonts w:asciiTheme="majorHAnsi" w:hAnsiTheme="majorHAnsi" w:cstheme="majorHAnsi"/>
        </w:rPr>
        <w:t>Sales Score project is an interesting research-oriented project, because currently there is no clear market solution to exploring the relationship between sales rank and reviews. However, as Amazon sales rank is such a mysterious and hot topic in the ecommerce business, many IT companies providing services to online retailers published plenty of online articles, which attempt to explain sales rank by discussing various key drivers that might appear in Amazon’s algorithm. In short, Amazon sales rank captures the popularity of products sold online, and although it is tied closely with sales volume, other factors like product quality, availability and reviews might also play a role, and the most recent information is weighted more heavily than historical data by the algorithm (Hamrick, 2018).</w:t>
      </w:r>
    </w:p>
    <w:p w14:paraId="6C9F92DB" w14:textId="77777777" w:rsidR="00C71DEF" w:rsidRPr="00872BAB" w:rsidRDefault="00C71DEF" w:rsidP="00227013">
      <w:pPr>
        <w:jc w:val="both"/>
        <w:rPr>
          <w:rFonts w:asciiTheme="majorHAnsi" w:hAnsiTheme="majorHAnsi" w:cstheme="majorHAnsi"/>
        </w:rPr>
      </w:pPr>
    </w:p>
    <w:p w14:paraId="40D1DAB6" w14:textId="4F4FBD73" w:rsidR="00C71DEF" w:rsidRPr="00872BAB" w:rsidRDefault="00865578" w:rsidP="00227013">
      <w:pPr>
        <w:jc w:val="both"/>
        <w:rPr>
          <w:rFonts w:asciiTheme="majorHAnsi" w:hAnsiTheme="majorHAnsi" w:cstheme="majorHAnsi"/>
        </w:rPr>
      </w:pPr>
      <w:r w:rsidRPr="00872BAB">
        <w:rPr>
          <w:rFonts w:asciiTheme="majorHAnsi" w:hAnsiTheme="majorHAnsi" w:cstheme="majorHAnsi"/>
        </w:rPr>
        <w:t xml:space="preserve">Besides reading other companies’ blogs and online articles, we also </w:t>
      </w:r>
      <w:r w:rsidR="00D67997" w:rsidRPr="00872BAB">
        <w:rPr>
          <w:rFonts w:asciiTheme="majorHAnsi" w:hAnsiTheme="majorHAnsi" w:cstheme="majorHAnsi"/>
        </w:rPr>
        <w:t>look at</w:t>
      </w:r>
      <w:r w:rsidRPr="00872BAB">
        <w:rPr>
          <w:rFonts w:asciiTheme="majorHAnsi" w:hAnsiTheme="majorHAnsi" w:cstheme="majorHAnsi"/>
        </w:rPr>
        <w:t xml:space="preserve"> academia and looked for research papers that analyze online product reviews. One paper has documented the methodology of quantifying the relationship between reviews and actual sales volume (Forman et al., 2018), which is unfortunately not the sales rank that our project targets. While sales rank </w:t>
      </w:r>
      <w:r w:rsidR="006417AC" w:rsidRPr="00872BAB">
        <w:rPr>
          <w:rFonts w:asciiTheme="majorHAnsi" w:hAnsiTheme="majorHAnsi" w:cstheme="majorHAnsi"/>
        </w:rPr>
        <w:t>reflects</w:t>
      </w:r>
      <w:r w:rsidRPr="00872BAB">
        <w:rPr>
          <w:rFonts w:asciiTheme="majorHAnsi" w:hAnsiTheme="majorHAnsi" w:cstheme="majorHAnsi"/>
        </w:rPr>
        <w:t xml:space="preserve"> sales volume, the challenge presented is how to establish a bridge between reviews and sales rank, and more specifically, whether we can build a model that uses reviews to predict the sales rank without sales volume.</w:t>
      </w:r>
    </w:p>
    <w:p w14:paraId="4DC05B66" w14:textId="77777777" w:rsidR="00C71DEF" w:rsidRPr="00872BAB" w:rsidRDefault="00C71DEF" w:rsidP="00227013">
      <w:pPr>
        <w:jc w:val="both"/>
        <w:rPr>
          <w:rFonts w:asciiTheme="majorHAnsi" w:hAnsiTheme="majorHAnsi" w:cstheme="majorHAnsi"/>
        </w:rPr>
      </w:pPr>
    </w:p>
    <w:p w14:paraId="677F2561" w14:textId="3A382A06" w:rsidR="00C71DEF" w:rsidRPr="00872BAB" w:rsidRDefault="00793DBB" w:rsidP="00227013">
      <w:pPr>
        <w:jc w:val="both"/>
        <w:rPr>
          <w:rFonts w:asciiTheme="majorHAnsi" w:hAnsiTheme="majorHAnsi" w:cstheme="majorHAnsi"/>
        </w:rPr>
      </w:pPr>
      <w:r w:rsidRPr="00793DBB">
        <w:rPr>
          <w:rFonts w:asciiTheme="majorHAnsi" w:hAnsiTheme="majorHAnsi" w:cstheme="majorHAnsi"/>
          <w:noProof/>
        </w:rPr>
        <mc:AlternateContent>
          <mc:Choice Requires="wps">
            <w:drawing>
              <wp:anchor distT="45720" distB="45720" distL="114300" distR="114300" simplePos="0" relativeHeight="251669504" behindDoc="0" locked="0" layoutInCell="1" allowOverlap="1" wp14:anchorId="299ABBD7" wp14:editId="17B0ED57">
                <wp:simplePos x="0" y="0"/>
                <wp:positionH relativeFrom="column">
                  <wp:posOffset>18415</wp:posOffset>
                </wp:positionH>
                <wp:positionV relativeFrom="paragraph">
                  <wp:posOffset>2899410</wp:posOffset>
                </wp:positionV>
                <wp:extent cx="5882640" cy="268605"/>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640" cy="268605"/>
                        </a:xfrm>
                        <a:prstGeom prst="rect">
                          <a:avLst/>
                        </a:prstGeom>
                        <a:solidFill>
                          <a:srgbClr val="FFFFFF"/>
                        </a:solidFill>
                        <a:ln w="9525">
                          <a:noFill/>
                          <a:miter lim="800000"/>
                          <a:headEnd/>
                          <a:tailEnd/>
                        </a:ln>
                      </wps:spPr>
                      <wps:txbx>
                        <w:txbxContent>
                          <w:p w14:paraId="4763CE11" w14:textId="77777777" w:rsidR="00793DBB" w:rsidRPr="00793DBB" w:rsidRDefault="00793DBB" w:rsidP="00793DBB">
                            <w:pPr>
                              <w:jc w:val="center"/>
                              <w:rPr>
                                <w:rFonts w:asciiTheme="majorHAnsi" w:hAnsiTheme="majorHAnsi" w:cstheme="majorHAnsi"/>
                                <w:i/>
                                <w:iCs/>
                                <w:sz w:val="20"/>
                                <w:szCs w:val="20"/>
                              </w:rPr>
                            </w:pPr>
                            <w:r w:rsidRPr="00793DBB">
                              <w:rPr>
                                <w:rFonts w:asciiTheme="majorHAnsi" w:hAnsiTheme="majorHAnsi" w:cstheme="majorHAnsi"/>
                                <w:i/>
                                <w:iCs/>
                                <w:sz w:val="20"/>
                                <w:szCs w:val="20"/>
                              </w:rPr>
                              <w:t>Fig 1: Sample review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99ABBD7" id="_x0000_t202" coordsize="21600,21600" o:spt="202" path="m,l,21600r21600,l21600,xe">
                <v:stroke joinstyle="miter"/>
                <v:path gradientshapeok="t" o:connecttype="rect"/>
              </v:shapetype>
              <v:shape id="Text Box 2" o:spid="_x0000_s1026" type="#_x0000_t202" style="position:absolute;left:0;text-align:left;margin-left:1.45pt;margin-top:228.3pt;width:463.2pt;height:21.1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" stroked="f">
                <v:textbox>
                  <w:txbxContent>
                    <w:p w14:paraId="4763CE11" w14:textId="77777777" w:rsidR="00793DBB" w:rsidRPr="00793DBB" w:rsidRDefault="00793DBB" w:rsidP="00793DBB">
                      <w:pPr>
                        <w:jc w:val="center"/>
                        <w:rPr>
                          <w:rFonts w:asciiTheme="majorHAnsi" w:hAnsiTheme="majorHAnsi" w:cstheme="majorHAnsi"/>
                          <w:i/>
                          <w:iCs/>
                          <w:sz w:val="20"/>
                          <w:szCs w:val="20"/>
                        </w:rPr>
                      </w:pPr>
                      <w:r w:rsidRPr="00793DBB">
                        <w:rPr>
                          <w:rFonts w:asciiTheme="majorHAnsi" w:hAnsiTheme="majorHAnsi" w:cstheme="majorHAnsi"/>
                          <w:i/>
                          <w:iCs/>
                          <w:sz w:val="20"/>
                          <w:szCs w:val="20"/>
                        </w:rPr>
                        <w:t>Fig 1: Sample review</w:t>
                      </w:r>
                    </w:p>
                  </w:txbxContent>
                </v:textbox>
                <w10:wrap type="square"/>
              </v:shape>
            </w:pict>
          </mc:Fallback>
        </mc:AlternateContent>
      </w:r>
      <w:r w:rsidR="00865578" w:rsidRPr="00872BAB">
        <w:rPr>
          <w:rFonts w:asciiTheme="majorHAnsi" w:hAnsiTheme="majorHAnsi" w:cstheme="majorHAnsi"/>
        </w:rPr>
        <w:t xml:space="preserve">To approach the sales rank problem, we also considered the behavior of Amazon consumers when they browse the website and how reviews may influence their purchase decisions. We observe that there are two options in the “Customer reviews” page on the Amazon web: Top Reviews and Recent Reviews, with the former one the default setting. The top reviews are the ones with high helpful votes, and they were often created years ago. </w:t>
      </w:r>
    </w:p>
    <w:p w14:paraId="13C9E577" w14:textId="10AE7975" w:rsidR="00C71DEF" w:rsidRPr="00872BAB" w:rsidRDefault="00865578" w:rsidP="00227013">
      <w:pPr>
        <w:jc w:val="both"/>
        <w:rPr>
          <w:rFonts w:asciiTheme="majorHAnsi" w:hAnsiTheme="majorHAnsi" w:cstheme="majorHAnsi"/>
        </w:rPr>
      </w:pPr>
      <w:r w:rsidRPr="00872BAB">
        <w:rPr>
          <w:rFonts w:asciiTheme="majorHAnsi" w:hAnsiTheme="majorHAnsi" w:cstheme="majorHAnsi"/>
          <w:noProof/>
        </w:rPr>
        <w:drawing>
          <wp:inline distT="114300" distB="114300" distL="114300" distR="114300" wp14:anchorId="4F991BE7" wp14:editId="15112E58">
            <wp:extent cx="5943600" cy="1828800"/>
            <wp:effectExtent l="19050" t="19050" r="19050" b="1905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b="51145"/>
                    <a:stretch>
                      <a:fillRect/>
                    </a:stretch>
                  </pic:blipFill>
                  <pic:spPr>
                    <a:xfrm>
                      <a:off x="0" y="0"/>
                      <a:ext cx="5943600" cy="1828800"/>
                    </a:xfrm>
                    <a:prstGeom prst="rect">
                      <a:avLst/>
                    </a:prstGeom>
                    <a:ln>
                      <a:solidFill>
                        <a:schemeClr val="tx1"/>
                      </a:solidFill>
                    </a:ln>
                  </pic:spPr>
                </pic:pic>
              </a:graphicData>
            </a:graphic>
          </wp:inline>
        </w:drawing>
      </w:r>
    </w:p>
    <w:p w14:paraId="4374B6EF" w14:textId="3DECBC5A" w:rsidR="00C71DEF" w:rsidRPr="00872BAB" w:rsidRDefault="00C71DEF" w:rsidP="00227013">
      <w:pPr>
        <w:jc w:val="both"/>
        <w:rPr>
          <w:rFonts w:asciiTheme="majorHAnsi" w:hAnsiTheme="majorHAnsi" w:cstheme="majorHAnsi"/>
        </w:rPr>
      </w:pPr>
    </w:p>
    <w:p w14:paraId="6F9ACB35" w14:textId="1D1D98E5" w:rsidR="00C71DEF" w:rsidRPr="00872BAB" w:rsidRDefault="00865578" w:rsidP="00227013">
      <w:pPr>
        <w:jc w:val="both"/>
        <w:rPr>
          <w:rFonts w:asciiTheme="majorHAnsi" w:hAnsiTheme="majorHAnsi" w:cstheme="majorHAnsi"/>
        </w:rPr>
      </w:pPr>
      <w:r w:rsidRPr="00872BAB">
        <w:rPr>
          <w:rFonts w:asciiTheme="majorHAnsi" w:hAnsiTheme="majorHAnsi" w:cstheme="majorHAnsi"/>
        </w:rPr>
        <w:t xml:space="preserve">Although top reviews are the default, it does not imply that recent reviews are less important.  Recent reviews are also preferred by some customers who want to obtain the latest info on the product. More importantly, Amazon algorithm puts higher weight on the star-ratings of recent reviews than historical reviews to calculate the average star rating of the product. Many shoppers who have no habit of reading the reviews may just refer to the average star rating to make purchase decisions. </w:t>
      </w:r>
    </w:p>
    <w:p w14:paraId="2072AF09" w14:textId="0746849B" w:rsidR="00C71DEF" w:rsidRPr="00872BAB" w:rsidRDefault="00C71DEF" w:rsidP="00227013">
      <w:pPr>
        <w:jc w:val="both"/>
        <w:rPr>
          <w:rFonts w:asciiTheme="majorHAnsi" w:hAnsiTheme="majorHAnsi" w:cstheme="majorHAnsi"/>
        </w:rPr>
      </w:pPr>
    </w:p>
    <w:p w14:paraId="3D389DD1" w14:textId="177F17A0" w:rsidR="00C71DEF" w:rsidRPr="00872BAB" w:rsidRDefault="00793DBB" w:rsidP="00227013">
      <w:pPr>
        <w:jc w:val="both"/>
        <w:rPr>
          <w:rFonts w:asciiTheme="majorHAnsi" w:hAnsiTheme="majorHAnsi" w:cstheme="majorHAnsi"/>
        </w:rPr>
      </w:pPr>
      <w:r w:rsidRPr="00793DBB">
        <w:rPr>
          <w:rFonts w:asciiTheme="majorHAnsi" w:hAnsiTheme="majorHAnsi" w:cstheme="majorHAnsi"/>
          <w:noProof/>
        </w:rPr>
        <w:lastRenderedPageBreak/>
        <mc:AlternateContent>
          <mc:Choice Requires="wps">
            <w:drawing>
              <wp:anchor distT="45720" distB="45720" distL="114300" distR="114300" simplePos="0" relativeHeight="251671552" behindDoc="0" locked="0" layoutInCell="1" allowOverlap="1" wp14:anchorId="5E0C72C5" wp14:editId="01BA0AED">
                <wp:simplePos x="0" y="0"/>
                <wp:positionH relativeFrom="column">
                  <wp:posOffset>-31972</wp:posOffset>
                </wp:positionH>
                <wp:positionV relativeFrom="paragraph">
                  <wp:posOffset>3082516</wp:posOffset>
                </wp:positionV>
                <wp:extent cx="5882640" cy="268605"/>
                <wp:effectExtent l="0" t="0" r="381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640" cy="268605"/>
                        </a:xfrm>
                        <a:prstGeom prst="rect">
                          <a:avLst/>
                        </a:prstGeom>
                        <a:solidFill>
                          <a:srgbClr val="FFFFFF"/>
                        </a:solidFill>
                        <a:ln w="9525">
                          <a:noFill/>
                          <a:miter lim="800000"/>
                          <a:headEnd/>
                          <a:tailEnd/>
                        </a:ln>
                      </wps:spPr>
                      <wps:txbx>
                        <w:txbxContent>
                          <w:p w14:paraId="61D2960F" w14:textId="7E0C489F" w:rsidR="00793DBB" w:rsidRPr="00793DBB" w:rsidRDefault="00793DBB" w:rsidP="00793DBB">
                            <w:pPr>
                              <w:jc w:val="center"/>
                              <w:rPr>
                                <w:rFonts w:asciiTheme="majorHAnsi" w:hAnsiTheme="majorHAnsi" w:cstheme="majorHAnsi"/>
                                <w:i/>
                                <w:iCs/>
                                <w:sz w:val="20"/>
                                <w:szCs w:val="20"/>
                              </w:rPr>
                            </w:pPr>
                            <w:r w:rsidRPr="00793DBB">
                              <w:rPr>
                                <w:rFonts w:asciiTheme="majorHAnsi" w:hAnsiTheme="majorHAnsi" w:cstheme="majorHAnsi"/>
                                <w:i/>
                                <w:iCs/>
                                <w:sz w:val="20"/>
                                <w:szCs w:val="20"/>
                              </w:rPr>
                              <w:t xml:space="preserve">Fig </w:t>
                            </w:r>
                            <w:proofErr w:type="gramStart"/>
                            <w:r>
                              <w:rPr>
                                <w:rFonts w:asciiTheme="majorHAnsi" w:hAnsiTheme="majorHAnsi" w:cstheme="majorHAnsi"/>
                                <w:i/>
                                <w:iCs/>
                                <w:sz w:val="20"/>
                                <w:szCs w:val="20"/>
                              </w:rPr>
                              <w:t xml:space="preserve">2 </w:t>
                            </w:r>
                            <w:r w:rsidRPr="00793DBB">
                              <w:rPr>
                                <w:rFonts w:asciiTheme="majorHAnsi" w:hAnsiTheme="majorHAnsi" w:cstheme="majorHAnsi"/>
                                <w:i/>
                                <w:iCs/>
                                <w:sz w:val="20"/>
                                <w:szCs w:val="20"/>
                              </w:rPr>
                              <w:t>:</w:t>
                            </w:r>
                            <w:proofErr w:type="gramEnd"/>
                            <w:r w:rsidRPr="00793DBB">
                              <w:rPr>
                                <w:rFonts w:asciiTheme="majorHAnsi" w:hAnsiTheme="majorHAnsi" w:cstheme="majorHAnsi"/>
                                <w:i/>
                                <w:iCs/>
                                <w:sz w:val="20"/>
                                <w:szCs w:val="20"/>
                              </w:rPr>
                              <w:t xml:space="preserve"> </w:t>
                            </w:r>
                            <w:r>
                              <w:rPr>
                                <w:rFonts w:asciiTheme="majorHAnsi" w:hAnsiTheme="majorHAnsi" w:cstheme="majorHAnsi"/>
                                <w:i/>
                                <w:iCs/>
                                <w:sz w:val="20"/>
                                <w:szCs w:val="20"/>
                              </w:rPr>
                              <w:t>Review attributes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0C72C5" id="_x0000_s1027" type="#_x0000_t202" style="position:absolute;left:0;text-align:left;margin-left:-2.5pt;margin-top:242.7pt;width:463.2pt;height:21.1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" stroked="f">
                <v:textbox>
                  <w:txbxContent>
                    <w:p w14:paraId="61D2960F" w14:textId="7E0C489F" w:rsidR="00793DBB" w:rsidRPr="00793DBB" w:rsidRDefault="00793DBB" w:rsidP="00793DBB">
                      <w:pPr>
                        <w:jc w:val="center"/>
                        <w:rPr>
                          <w:rFonts w:asciiTheme="majorHAnsi" w:hAnsiTheme="majorHAnsi" w:cstheme="majorHAnsi"/>
                          <w:i/>
                          <w:iCs/>
                          <w:sz w:val="20"/>
                          <w:szCs w:val="20"/>
                        </w:rPr>
                      </w:pPr>
                      <w:r w:rsidRPr="00793DBB">
                        <w:rPr>
                          <w:rFonts w:asciiTheme="majorHAnsi" w:hAnsiTheme="majorHAnsi" w:cstheme="majorHAnsi"/>
                          <w:i/>
                          <w:iCs/>
                          <w:sz w:val="20"/>
                          <w:szCs w:val="20"/>
                        </w:rPr>
                        <w:t xml:space="preserve">Fig </w:t>
                      </w:r>
                      <w:r>
                        <w:rPr>
                          <w:rFonts w:asciiTheme="majorHAnsi" w:hAnsiTheme="majorHAnsi" w:cstheme="majorHAnsi"/>
                          <w:i/>
                          <w:iCs/>
                          <w:sz w:val="20"/>
                          <w:szCs w:val="20"/>
                        </w:rPr>
                        <w:t xml:space="preserve">2 </w:t>
                      </w:r>
                      <w:r w:rsidRPr="00793DBB">
                        <w:rPr>
                          <w:rFonts w:asciiTheme="majorHAnsi" w:hAnsiTheme="majorHAnsi" w:cstheme="majorHAnsi"/>
                          <w:i/>
                          <w:iCs/>
                          <w:sz w:val="20"/>
                          <w:szCs w:val="20"/>
                        </w:rPr>
                        <w:t xml:space="preserve">: </w:t>
                      </w:r>
                      <w:r>
                        <w:rPr>
                          <w:rFonts w:asciiTheme="majorHAnsi" w:hAnsiTheme="majorHAnsi" w:cstheme="majorHAnsi"/>
                          <w:i/>
                          <w:iCs/>
                          <w:sz w:val="20"/>
                          <w:szCs w:val="20"/>
                        </w:rPr>
                        <w:t>Review attributes</w:t>
                      </w:r>
                    </w:p>
                  </w:txbxContent>
                </v:textbox>
                <w10:wrap type="square"/>
              </v:shape>
            </w:pict>
          </mc:Fallback>
        </mc:AlternateContent>
      </w:r>
      <w:r w:rsidR="00D038BE" w:rsidRPr="00872BAB">
        <w:rPr>
          <w:rFonts w:asciiTheme="majorHAnsi" w:hAnsiTheme="majorHAnsi" w:cstheme="majorHAnsi"/>
          <w:noProof/>
        </w:rPr>
        <w:drawing>
          <wp:anchor distT="0" distB="0" distL="114300" distR="114300" simplePos="0" relativeHeight="251661312" behindDoc="0" locked="0" layoutInCell="1" allowOverlap="1" wp14:anchorId="34351457" wp14:editId="57628E5C">
            <wp:simplePos x="0" y="0"/>
            <wp:positionH relativeFrom="column">
              <wp:posOffset>3284508</wp:posOffset>
            </wp:positionH>
            <wp:positionV relativeFrom="paragraph">
              <wp:posOffset>3682</wp:posOffset>
            </wp:positionV>
            <wp:extent cx="2674620" cy="3023235"/>
            <wp:effectExtent l="0" t="0" r="0" b="5715"/>
            <wp:wrapNone/>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2674620" cy="3023235"/>
                    </a:xfrm>
                    <a:prstGeom prst="rect">
                      <a:avLst/>
                    </a:prstGeom>
                    <a:ln>
                      <a:noFill/>
                    </a:ln>
                  </pic:spPr>
                </pic:pic>
              </a:graphicData>
            </a:graphic>
            <wp14:sizeRelH relativeFrom="page">
              <wp14:pctWidth>0</wp14:pctWidth>
            </wp14:sizeRelH>
            <wp14:sizeRelV relativeFrom="page">
              <wp14:pctHeight>0</wp14:pctHeight>
            </wp14:sizeRelV>
          </wp:anchor>
        </w:drawing>
      </w:r>
      <w:r w:rsidR="000734A0" w:rsidRPr="00872BAB">
        <w:rPr>
          <w:rFonts w:asciiTheme="majorHAnsi" w:hAnsiTheme="majorHAnsi" w:cstheme="majorHAnsi"/>
          <w:noProof/>
        </w:rPr>
        <w:drawing>
          <wp:inline distT="114300" distB="114300" distL="114300" distR="114300" wp14:anchorId="07A9373B" wp14:editId="01B87E45">
            <wp:extent cx="2099310" cy="3025140"/>
            <wp:effectExtent l="0" t="0" r="0" b="3810"/>
            <wp:docPr id="3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2099642" cy="3025619"/>
                    </a:xfrm>
                    <a:prstGeom prst="rect">
                      <a:avLst/>
                    </a:prstGeom>
                    <a:ln>
                      <a:noFill/>
                    </a:ln>
                  </pic:spPr>
                </pic:pic>
              </a:graphicData>
            </a:graphic>
          </wp:inline>
        </w:drawing>
      </w:r>
    </w:p>
    <w:p w14:paraId="06257536" w14:textId="77777777" w:rsidR="00C71DEF" w:rsidRPr="000734A0" w:rsidRDefault="00865578" w:rsidP="000734A0">
      <w:pPr>
        <w:pStyle w:val="Heading1"/>
        <w:shd w:val="clear" w:color="auto" w:fill="404040" w:themeFill="text1" w:themeFillTint="BF"/>
        <w:jc w:val="both"/>
        <w:rPr>
          <w:rFonts w:asciiTheme="majorHAnsi" w:hAnsiTheme="majorHAnsi" w:cstheme="majorHAnsi"/>
          <w:color w:val="FFFFFF" w:themeColor="background1"/>
        </w:rPr>
      </w:pPr>
      <w:bookmarkStart w:id="10" w:name="_9w9cz1me91r5" w:colFirst="0" w:colLast="0"/>
      <w:bookmarkStart w:id="11" w:name="_Toc42072283"/>
      <w:bookmarkEnd w:id="10"/>
      <w:r w:rsidRPr="000734A0">
        <w:rPr>
          <w:rFonts w:asciiTheme="majorHAnsi" w:hAnsiTheme="majorHAnsi" w:cstheme="majorHAnsi"/>
          <w:color w:val="FFFFFF" w:themeColor="background1"/>
        </w:rPr>
        <w:t>Methodology</w:t>
      </w:r>
      <w:bookmarkEnd w:id="11"/>
    </w:p>
    <w:p w14:paraId="660E4619" w14:textId="77777777" w:rsidR="00C71DEF" w:rsidRPr="000734A0" w:rsidRDefault="00865578" w:rsidP="00227013">
      <w:pPr>
        <w:pStyle w:val="Heading2"/>
        <w:pBdr>
          <w:top w:val="nil"/>
          <w:left w:val="nil"/>
          <w:bottom w:val="nil"/>
          <w:right w:val="nil"/>
          <w:between w:val="nil"/>
        </w:pBdr>
        <w:jc w:val="both"/>
        <w:rPr>
          <w:rFonts w:asciiTheme="majorHAnsi" w:hAnsiTheme="majorHAnsi" w:cstheme="majorHAnsi"/>
          <w:color w:val="24A88C"/>
        </w:rPr>
      </w:pPr>
      <w:bookmarkStart w:id="12" w:name="_8gnh9fy5fp28" w:colFirst="0" w:colLast="0"/>
      <w:bookmarkStart w:id="13" w:name="_Toc42072284"/>
      <w:bookmarkEnd w:id="12"/>
      <w:r w:rsidRPr="000734A0">
        <w:rPr>
          <w:rFonts w:asciiTheme="majorHAnsi" w:hAnsiTheme="majorHAnsi" w:cstheme="majorHAnsi"/>
          <w:color w:val="24A88C"/>
        </w:rPr>
        <w:t>Key Features</w:t>
      </w:r>
      <w:bookmarkEnd w:id="13"/>
    </w:p>
    <w:p w14:paraId="4CA410BC" w14:textId="62CA9A91" w:rsidR="00C71DEF" w:rsidRPr="00872BAB" w:rsidRDefault="00865578" w:rsidP="00227013">
      <w:pPr>
        <w:pBdr>
          <w:top w:val="nil"/>
          <w:left w:val="nil"/>
          <w:bottom w:val="nil"/>
          <w:right w:val="nil"/>
          <w:between w:val="nil"/>
        </w:pBdr>
        <w:jc w:val="both"/>
        <w:rPr>
          <w:rFonts w:asciiTheme="majorHAnsi" w:hAnsiTheme="majorHAnsi" w:cstheme="majorHAnsi"/>
        </w:rPr>
      </w:pPr>
      <w:r w:rsidRPr="00872BAB">
        <w:rPr>
          <w:rFonts w:asciiTheme="majorHAnsi" w:hAnsiTheme="majorHAnsi" w:cstheme="majorHAnsi"/>
        </w:rPr>
        <w:t xml:space="preserve">After initial research, we first selected the variables that affect the sales volume, and then we put these variables into the machine learning model to investigate if they have a further impact on sales rank. The key features are categorized into four groups: star-rating of reviews, quantity of reviews, quality of reviews and control variables. We list all the variables we have considered </w:t>
      </w:r>
      <w:r w:rsidR="00872DE5">
        <w:rPr>
          <w:rFonts w:asciiTheme="majorHAnsi" w:hAnsiTheme="majorHAnsi" w:cstheme="majorHAnsi"/>
        </w:rPr>
        <w:t>in a table (Table 1)</w:t>
      </w:r>
    </w:p>
    <w:p w14:paraId="4D22EC77" w14:textId="77777777" w:rsidR="00C71DEF" w:rsidRPr="00872BAB" w:rsidRDefault="00C71DEF" w:rsidP="00227013">
      <w:pPr>
        <w:pBdr>
          <w:top w:val="nil"/>
          <w:left w:val="nil"/>
          <w:bottom w:val="nil"/>
          <w:right w:val="nil"/>
          <w:between w:val="nil"/>
        </w:pBdr>
        <w:jc w:val="both"/>
        <w:rPr>
          <w:rFonts w:asciiTheme="majorHAnsi" w:hAnsiTheme="majorHAnsi" w:cstheme="majorHAnsi"/>
        </w:rPr>
      </w:pPr>
    </w:p>
    <w:p w14:paraId="4FD667D9" w14:textId="6D2BB761" w:rsidR="00C71DEF" w:rsidRDefault="00865578" w:rsidP="00227013">
      <w:pPr>
        <w:pBdr>
          <w:top w:val="nil"/>
          <w:left w:val="nil"/>
          <w:bottom w:val="nil"/>
          <w:right w:val="nil"/>
          <w:between w:val="nil"/>
        </w:pBdr>
        <w:jc w:val="both"/>
        <w:rPr>
          <w:rFonts w:asciiTheme="majorHAnsi" w:hAnsiTheme="majorHAnsi" w:cstheme="majorHAnsi"/>
        </w:rPr>
      </w:pPr>
      <w:r w:rsidRPr="00872BAB">
        <w:rPr>
          <w:rFonts w:asciiTheme="majorHAnsi" w:hAnsiTheme="majorHAnsi" w:cstheme="majorHAnsi"/>
        </w:rPr>
        <w:t>Most features are aggregated into different time frames; for example, we count the numbers of reviews that appear in</w:t>
      </w:r>
      <w:r w:rsidR="00302057" w:rsidRPr="00872BAB">
        <w:rPr>
          <w:rFonts w:asciiTheme="majorHAnsi" w:hAnsiTheme="majorHAnsi" w:cstheme="majorHAnsi"/>
        </w:rPr>
        <w:t xml:space="preserve"> a</w:t>
      </w:r>
      <w:r w:rsidRPr="00872BAB">
        <w:rPr>
          <w:rFonts w:asciiTheme="majorHAnsi" w:hAnsiTheme="majorHAnsi" w:cstheme="majorHAnsi"/>
        </w:rPr>
        <w:t xml:space="preserve"> </w:t>
      </w:r>
      <w:r w:rsidR="00302057" w:rsidRPr="00872BAB">
        <w:rPr>
          <w:rFonts w:asciiTheme="majorHAnsi" w:hAnsiTheme="majorHAnsi" w:cstheme="majorHAnsi"/>
        </w:rPr>
        <w:t>one-week</w:t>
      </w:r>
      <w:r w:rsidRPr="00872BAB">
        <w:rPr>
          <w:rFonts w:asciiTheme="majorHAnsi" w:hAnsiTheme="majorHAnsi" w:cstheme="majorHAnsi"/>
        </w:rPr>
        <w:t xml:space="preserve"> span </w:t>
      </w:r>
      <w:proofErr w:type="gramStart"/>
      <w:r w:rsidRPr="00872BAB">
        <w:rPr>
          <w:rFonts w:asciiTheme="majorHAnsi" w:hAnsiTheme="majorHAnsi" w:cstheme="majorHAnsi"/>
        </w:rPr>
        <w:t>and also</w:t>
      </w:r>
      <w:proofErr w:type="gramEnd"/>
      <w:r w:rsidRPr="00872BAB">
        <w:rPr>
          <w:rFonts w:asciiTheme="majorHAnsi" w:hAnsiTheme="majorHAnsi" w:cstheme="majorHAnsi"/>
        </w:rPr>
        <w:t xml:space="preserve"> in one</w:t>
      </w:r>
      <w:ins w:id="14" w:author="Jordan Deng" w:date="2020-06-01T20:23:00Z">
        <w:r w:rsidR="00D67997" w:rsidRPr="00872BAB">
          <w:rPr>
            <w:rFonts w:asciiTheme="majorHAnsi" w:hAnsiTheme="majorHAnsi" w:cstheme="majorHAnsi"/>
          </w:rPr>
          <w:t>-</w:t>
        </w:r>
      </w:ins>
      <w:r w:rsidRPr="00872BAB">
        <w:rPr>
          <w:rFonts w:asciiTheme="majorHAnsi" w:hAnsiTheme="majorHAnsi" w:cstheme="majorHAnsi"/>
        </w:rPr>
        <w:t xml:space="preserve">month period. The reason for taking a different time frame is because we are curious whether recent or older reviews have a larger effect on sales rank. Besides time frame, we also created lagged variables for certain features, because we consider that reviews may have a momentum impact on the sales rank. Amazon usually posts the customer reviews 72 hours after they are created. Therefore, it is likely that today’s sales rank may only reflect last week’s reviews and sales performance. </w:t>
      </w:r>
    </w:p>
    <w:p w14:paraId="4126FA40" w14:textId="0F5B4664" w:rsidR="00793DBB" w:rsidRDefault="00793DBB" w:rsidP="00227013">
      <w:pPr>
        <w:pBdr>
          <w:top w:val="nil"/>
          <w:left w:val="nil"/>
          <w:bottom w:val="nil"/>
          <w:right w:val="nil"/>
          <w:between w:val="nil"/>
        </w:pBdr>
        <w:jc w:val="both"/>
        <w:rPr>
          <w:rFonts w:asciiTheme="majorHAnsi" w:hAnsiTheme="majorHAnsi" w:cstheme="majorHAnsi"/>
        </w:rPr>
      </w:pPr>
    </w:p>
    <w:p w14:paraId="3BA81556" w14:textId="3A47681F" w:rsidR="00793DBB" w:rsidRDefault="00793DBB" w:rsidP="00227013">
      <w:pPr>
        <w:pBdr>
          <w:top w:val="nil"/>
          <w:left w:val="nil"/>
          <w:bottom w:val="nil"/>
          <w:right w:val="nil"/>
          <w:between w:val="nil"/>
        </w:pBdr>
        <w:jc w:val="both"/>
        <w:rPr>
          <w:rFonts w:asciiTheme="majorHAnsi" w:hAnsiTheme="majorHAnsi" w:cstheme="majorHAnsi"/>
        </w:rPr>
      </w:pPr>
    </w:p>
    <w:p w14:paraId="60724BF8" w14:textId="1BD959B7" w:rsidR="00793DBB" w:rsidRDefault="00793DBB" w:rsidP="00227013">
      <w:pPr>
        <w:pBdr>
          <w:top w:val="nil"/>
          <w:left w:val="nil"/>
          <w:bottom w:val="nil"/>
          <w:right w:val="nil"/>
          <w:between w:val="nil"/>
        </w:pBdr>
        <w:jc w:val="both"/>
        <w:rPr>
          <w:rFonts w:asciiTheme="majorHAnsi" w:hAnsiTheme="majorHAnsi" w:cstheme="majorHAnsi"/>
        </w:rPr>
      </w:pPr>
    </w:p>
    <w:p w14:paraId="7C53752D" w14:textId="28C34C4A" w:rsidR="00793DBB" w:rsidRDefault="00793DBB" w:rsidP="00227013">
      <w:pPr>
        <w:pBdr>
          <w:top w:val="nil"/>
          <w:left w:val="nil"/>
          <w:bottom w:val="nil"/>
          <w:right w:val="nil"/>
          <w:between w:val="nil"/>
        </w:pBdr>
        <w:jc w:val="both"/>
        <w:rPr>
          <w:rFonts w:asciiTheme="majorHAnsi" w:hAnsiTheme="majorHAnsi" w:cstheme="majorHAnsi"/>
        </w:rPr>
      </w:pPr>
    </w:p>
    <w:p w14:paraId="67527FFB" w14:textId="77777777" w:rsidR="00793DBB" w:rsidRPr="00872BAB" w:rsidRDefault="00793DBB" w:rsidP="00227013">
      <w:pPr>
        <w:pBdr>
          <w:top w:val="nil"/>
          <w:left w:val="nil"/>
          <w:bottom w:val="nil"/>
          <w:right w:val="nil"/>
          <w:between w:val="nil"/>
        </w:pBdr>
        <w:jc w:val="both"/>
        <w:rPr>
          <w:rFonts w:asciiTheme="majorHAnsi" w:hAnsiTheme="majorHAnsi" w:cstheme="majorHAnsi"/>
        </w:rPr>
      </w:pPr>
    </w:p>
    <w:p w14:paraId="6F5AC8C5" w14:textId="38FDB0F6" w:rsidR="00C71DEF" w:rsidRPr="00872BAB" w:rsidRDefault="00C71DEF" w:rsidP="00227013">
      <w:pPr>
        <w:pBdr>
          <w:top w:val="nil"/>
          <w:left w:val="nil"/>
          <w:bottom w:val="nil"/>
          <w:right w:val="nil"/>
          <w:between w:val="nil"/>
        </w:pBdr>
        <w:jc w:val="both"/>
        <w:rPr>
          <w:rFonts w:asciiTheme="majorHAnsi" w:hAnsiTheme="majorHAnsi" w:cstheme="majorHAnsi"/>
        </w:rPr>
      </w:pPr>
    </w:p>
    <w:tbl>
      <w:tblPr>
        <w:tblStyle w:val="a"/>
        <w:tblW w:w="5017" w:type="pct"/>
        <w:tblBorders>
          <w:top w:val="nil"/>
          <w:left w:val="nil"/>
          <w:bottom w:val="nil"/>
          <w:right w:val="nil"/>
          <w:insideH w:val="nil"/>
          <w:insideV w:val="nil"/>
        </w:tblBorders>
        <w:tblLook w:val="0600" w:firstRow="0" w:lastRow="0" w:firstColumn="0" w:lastColumn="0" w:noHBand="1" w:noVBand="1"/>
      </w:tblPr>
      <w:tblGrid>
        <w:gridCol w:w="2277"/>
        <w:gridCol w:w="7095"/>
      </w:tblGrid>
      <w:tr w:rsidR="00793DBB" w:rsidRPr="00872BAB" w14:paraId="4919E39F" w14:textId="77777777" w:rsidTr="00793DBB">
        <w:trPr>
          <w:trHeight w:val="96"/>
        </w:trPr>
        <w:tc>
          <w:tcPr>
            <w:tcW w:w="1215" w:type="pct"/>
            <w:tcBorders>
              <w:top w:val="single" w:sz="8" w:space="0" w:color="000000"/>
              <w:left w:val="single" w:sz="8" w:space="0" w:color="000000"/>
              <w:bottom w:val="single" w:sz="8" w:space="0" w:color="000000"/>
              <w:right w:val="single" w:sz="8" w:space="0" w:color="000000"/>
            </w:tcBorders>
            <w:shd w:val="clear" w:color="auto" w:fill="24A88C"/>
            <w:tcMar>
              <w:top w:w="140" w:type="dxa"/>
              <w:left w:w="100" w:type="dxa"/>
              <w:bottom w:w="140" w:type="dxa"/>
              <w:right w:w="100" w:type="dxa"/>
            </w:tcMar>
          </w:tcPr>
          <w:p w14:paraId="7307EA61" w14:textId="77777777" w:rsidR="00C71DEF" w:rsidRPr="00872BAB" w:rsidRDefault="00865578" w:rsidP="00793DBB">
            <w:pPr>
              <w:jc w:val="center"/>
              <w:rPr>
                <w:rFonts w:asciiTheme="majorHAnsi" w:hAnsiTheme="majorHAnsi" w:cstheme="majorHAnsi"/>
                <w:b/>
                <w:color w:val="FFFFFF"/>
                <w:sz w:val="21"/>
                <w:szCs w:val="21"/>
              </w:rPr>
            </w:pPr>
            <w:r w:rsidRPr="00872BAB">
              <w:rPr>
                <w:rFonts w:asciiTheme="majorHAnsi" w:hAnsiTheme="majorHAnsi" w:cstheme="majorHAnsi"/>
                <w:b/>
                <w:color w:val="FFFFFF"/>
                <w:sz w:val="21"/>
                <w:szCs w:val="21"/>
              </w:rPr>
              <w:lastRenderedPageBreak/>
              <w:t>Categories of Metrics</w:t>
            </w:r>
          </w:p>
        </w:tc>
        <w:tc>
          <w:tcPr>
            <w:tcW w:w="3785" w:type="pct"/>
            <w:tcBorders>
              <w:top w:val="single" w:sz="8" w:space="0" w:color="000000"/>
              <w:left w:val="single" w:sz="8" w:space="0" w:color="000000"/>
              <w:bottom w:val="single" w:sz="8" w:space="0" w:color="000000"/>
              <w:right w:val="single" w:sz="8" w:space="0" w:color="000000"/>
            </w:tcBorders>
            <w:shd w:val="clear" w:color="auto" w:fill="24A88C"/>
            <w:tcMar>
              <w:top w:w="140" w:type="dxa"/>
              <w:left w:w="100" w:type="dxa"/>
              <w:bottom w:w="140" w:type="dxa"/>
              <w:right w:w="100" w:type="dxa"/>
            </w:tcMar>
          </w:tcPr>
          <w:p w14:paraId="11B78945" w14:textId="77777777" w:rsidR="00C71DEF" w:rsidRPr="00872BAB" w:rsidRDefault="00865578" w:rsidP="00793DBB">
            <w:pPr>
              <w:jc w:val="center"/>
              <w:rPr>
                <w:rFonts w:asciiTheme="majorHAnsi" w:hAnsiTheme="majorHAnsi" w:cstheme="majorHAnsi"/>
                <w:b/>
                <w:color w:val="FFFFFF"/>
                <w:sz w:val="21"/>
                <w:szCs w:val="21"/>
              </w:rPr>
            </w:pPr>
            <w:r w:rsidRPr="00872BAB">
              <w:rPr>
                <w:rFonts w:asciiTheme="majorHAnsi" w:hAnsiTheme="majorHAnsi" w:cstheme="majorHAnsi"/>
                <w:b/>
                <w:color w:val="FFFFFF"/>
                <w:sz w:val="21"/>
                <w:szCs w:val="21"/>
              </w:rPr>
              <w:t>Metrics</w:t>
            </w:r>
          </w:p>
        </w:tc>
      </w:tr>
      <w:tr w:rsidR="00C71DEF" w:rsidRPr="00872BAB" w14:paraId="08643FA5" w14:textId="77777777" w:rsidTr="00793DBB">
        <w:trPr>
          <w:trHeight w:val="991"/>
        </w:trPr>
        <w:tc>
          <w:tcPr>
            <w:tcW w:w="1215" w:type="pct"/>
            <w:tcBorders>
              <w:top w:val="single" w:sz="8" w:space="0" w:color="000000"/>
              <w:left w:val="single" w:sz="8" w:space="0" w:color="000000"/>
              <w:bottom w:val="single" w:sz="8" w:space="0" w:color="000000"/>
              <w:right w:val="single" w:sz="8" w:space="0" w:color="000000"/>
            </w:tcBorders>
            <w:tcMar>
              <w:top w:w="140" w:type="dxa"/>
              <w:left w:w="100" w:type="dxa"/>
              <w:bottom w:w="140" w:type="dxa"/>
              <w:right w:w="100" w:type="dxa"/>
            </w:tcMar>
            <w:vAlign w:val="center"/>
          </w:tcPr>
          <w:p w14:paraId="013E3683" w14:textId="7512ECE3" w:rsidR="00C71DEF" w:rsidRPr="00793DBB" w:rsidRDefault="00865578" w:rsidP="000734A0">
            <w:pPr>
              <w:ind w:left="20"/>
              <w:jc w:val="center"/>
              <w:rPr>
                <w:rFonts w:asciiTheme="majorHAnsi" w:hAnsiTheme="majorHAnsi" w:cstheme="majorHAnsi"/>
                <w:sz w:val="20"/>
                <w:szCs w:val="20"/>
              </w:rPr>
            </w:pPr>
            <w:r w:rsidRPr="00793DBB">
              <w:rPr>
                <w:rFonts w:asciiTheme="majorHAnsi" w:hAnsiTheme="majorHAnsi" w:cstheme="majorHAnsi"/>
                <w:sz w:val="20"/>
                <w:szCs w:val="20"/>
              </w:rPr>
              <w:t>Star-rating of reviews</w:t>
            </w:r>
          </w:p>
          <w:p w14:paraId="4ABDFAB5" w14:textId="4273E0F4" w:rsidR="00C71DEF" w:rsidRPr="00793DBB" w:rsidRDefault="00C71DEF" w:rsidP="000734A0">
            <w:pPr>
              <w:jc w:val="center"/>
              <w:rPr>
                <w:rFonts w:asciiTheme="majorHAnsi" w:hAnsiTheme="majorHAnsi" w:cstheme="majorHAnsi"/>
                <w:sz w:val="20"/>
                <w:szCs w:val="20"/>
              </w:rPr>
            </w:pPr>
          </w:p>
        </w:tc>
        <w:tc>
          <w:tcPr>
            <w:tcW w:w="3785" w:type="pct"/>
            <w:tcBorders>
              <w:top w:val="single" w:sz="8" w:space="0" w:color="000000"/>
              <w:left w:val="single" w:sz="8" w:space="0" w:color="000000"/>
              <w:bottom w:val="single" w:sz="8" w:space="0" w:color="000000"/>
              <w:right w:val="single" w:sz="8" w:space="0" w:color="000000"/>
            </w:tcBorders>
            <w:tcMar>
              <w:top w:w="140" w:type="dxa"/>
              <w:left w:w="100" w:type="dxa"/>
              <w:bottom w:w="140" w:type="dxa"/>
              <w:right w:w="100" w:type="dxa"/>
            </w:tcMar>
          </w:tcPr>
          <w:p w14:paraId="7547D7A8" w14:textId="77777777" w:rsidR="00C71DEF" w:rsidRPr="00793DBB" w:rsidRDefault="00865578" w:rsidP="00227013">
            <w:pPr>
              <w:numPr>
                <w:ilvl w:val="0"/>
                <w:numId w:val="1"/>
              </w:numPr>
              <w:jc w:val="both"/>
              <w:rPr>
                <w:rFonts w:asciiTheme="majorHAnsi" w:hAnsiTheme="majorHAnsi" w:cstheme="majorHAnsi"/>
                <w:sz w:val="20"/>
                <w:szCs w:val="20"/>
              </w:rPr>
            </w:pPr>
            <w:r w:rsidRPr="00793DBB">
              <w:rPr>
                <w:rFonts w:asciiTheme="majorHAnsi" w:hAnsiTheme="majorHAnsi" w:cstheme="majorHAnsi"/>
                <w:sz w:val="20"/>
                <w:szCs w:val="20"/>
              </w:rPr>
              <w:t>Average star rating of reviews in one week &amp; its lagged variables</w:t>
            </w:r>
          </w:p>
          <w:p w14:paraId="60292E88" w14:textId="77777777" w:rsidR="00C71DEF" w:rsidRPr="00793DBB" w:rsidRDefault="00865578" w:rsidP="00227013">
            <w:pPr>
              <w:numPr>
                <w:ilvl w:val="0"/>
                <w:numId w:val="1"/>
              </w:numPr>
              <w:jc w:val="both"/>
              <w:rPr>
                <w:rFonts w:asciiTheme="majorHAnsi" w:hAnsiTheme="majorHAnsi" w:cstheme="majorHAnsi"/>
                <w:sz w:val="20"/>
                <w:szCs w:val="20"/>
              </w:rPr>
            </w:pPr>
            <w:r w:rsidRPr="00793DBB">
              <w:rPr>
                <w:rFonts w:asciiTheme="majorHAnsi" w:hAnsiTheme="majorHAnsi" w:cstheme="majorHAnsi"/>
                <w:sz w:val="20"/>
                <w:szCs w:val="20"/>
              </w:rPr>
              <w:t>Average star rating of reviews in two weeks &amp; its lagged variables</w:t>
            </w:r>
          </w:p>
          <w:p w14:paraId="26EB03D4" w14:textId="77777777" w:rsidR="00C71DEF" w:rsidRPr="00793DBB" w:rsidRDefault="00865578" w:rsidP="00227013">
            <w:pPr>
              <w:numPr>
                <w:ilvl w:val="0"/>
                <w:numId w:val="1"/>
              </w:numPr>
              <w:jc w:val="both"/>
              <w:rPr>
                <w:rFonts w:asciiTheme="majorHAnsi" w:hAnsiTheme="majorHAnsi" w:cstheme="majorHAnsi"/>
                <w:sz w:val="20"/>
                <w:szCs w:val="20"/>
              </w:rPr>
            </w:pPr>
            <w:r w:rsidRPr="00793DBB">
              <w:rPr>
                <w:rFonts w:asciiTheme="majorHAnsi" w:hAnsiTheme="majorHAnsi" w:cstheme="majorHAnsi"/>
                <w:sz w:val="20"/>
                <w:szCs w:val="20"/>
              </w:rPr>
              <w:t>Average star rating of reviews in one month</w:t>
            </w:r>
          </w:p>
          <w:p w14:paraId="20FEAF7D" w14:textId="77777777" w:rsidR="00C71DEF" w:rsidRPr="00793DBB" w:rsidRDefault="00865578" w:rsidP="00227013">
            <w:pPr>
              <w:numPr>
                <w:ilvl w:val="0"/>
                <w:numId w:val="1"/>
              </w:numPr>
              <w:jc w:val="both"/>
              <w:rPr>
                <w:rFonts w:asciiTheme="majorHAnsi" w:hAnsiTheme="majorHAnsi" w:cstheme="majorHAnsi"/>
                <w:sz w:val="20"/>
                <w:szCs w:val="20"/>
              </w:rPr>
            </w:pPr>
            <w:r w:rsidRPr="00793DBB">
              <w:rPr>
                <w:rFonts w:asciiTheme="majorHAnsi" w:hAnsiTheme="majorHAnsi" w:cstheme="majorHAnsi"/>
                <w:sz w:val="20"/>
                <w:szCs w:val="20"/>
              </w:rPr>
              <w:t>Average star rating of reviews in two months</w:t>
            </w:r>
          </w:p>
          <w:p w14:paraId="659F0F39" w14:textId="5CBCAE98" w:rsidR="00C71DEF" w:rsidRPr="00793DBB" w:rsidRDefault="00865578" w:rsidP="00227013">
            <w:pPr>
              <w:numPr>
                <w:ilvl w:val="0"/>
                <w:numId w:val="1"/>
              </w:numPr>
              <w:jc w:val="both"/>
              <w:rPr>
                <w:rFonts w:asciiTheme="majorHAnsi" w:hAnsiTheme="majorHAnsi" w:cstheme="majorHAnsi"/>
                <w:sz w:val="20"/>
                <w:szCs w:val="20"/>
              </w:rPr>
            </w:pPr>
            <w:r w:rsidRPr="00793DBB">
              <w:rPr>
                <w:rFonts w:asciiTheme="majorHAnsi" w:hAnsiTheme="majorHAnsi" w:cstheme="majorHAnsi"/>
                <w:sz w:val="20"/>
                <w:szCs w:val="20"/>
              </w:rPr>
              <w:t xml:space="preserve">Average star rating of reviews in one quarter </w:t>
            </w:r>
          </w:p>
          <w:p w14:paraId="2217DC1E" w14:textId="77777777" w:rsidR="00C71DEF" w:rsidRPr="00793DBB" w:rsidRDefault="00865578" w:rsidP="00227013">
            <w:pPr>
              <w:numPr>
                <w:ilvl w:val="0"/>
                <w:numId w:val="1"/>
              </w:numPr>
              <w:jc w:val="both"/>
              <w:rPr>
                <w:rFonts w:asciiTheme="majorHAnsi" w:hAnsiTheme="majorHAnsi" w:cstheme="majorHAnsi"/>
                <w:sz w:val="20"/>
                <w:szCs w:val="20"/>
              </w:rPr>
            </w:pPr>
            <w:r w:rsidRPr="00793DBB">
              <w:rPr>
                <w:rFonts w:asciiTheme="majorHAnsi" w:hAnsiTheme="majorHAnsi" w:cstheme="majorHAnsi"/>
                <w:sz w:val="20"/>
                <w:szCs w:val="20"/>
              </w:rPr>
              <w:t>Average star rating of all reviews</w:t>
            </w:r>
          </w:p>
        </w:tc>
      </w:tr>
      <w:tr w:rsidR="00793DBB" w:rsidRPr="00872BAB" w14:paraId="54F9C822" w14:textId="77777777" w:rsidTr="00793DBB">
        <w:trPr>
          <w:trHeight w:val="3898"/>
        </w:trPr>
        <w:tc>
          <w:tcPr>
            <w:tcW w:w="1215" w:type="pct"/>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40" w:type="dxa"/>
              <w:left w:w="100" w:type="dxa"/>
              <w:bottom w:w="140" w:type="dxa"/>
              <w:right w:w="100" w:type="dxa"/>
            </w:tcMar>
            <w:vAlign w:val="center"/>
          </w:tcPr>
          <w:p w14:paraId="08EA6121" w14:textId="77777777" w:rsidR="00C71DEF" w:rsidRPr="00793DBB" w:rsidRDefault="00865578" w:rsidP="000734A0">
            <w:pPr>
              <w:ind w:left="20"/>
              <w:jc w:val="center"/>
              <w:rPr>
                <w:rFonts w:asciiTheme="majorHAnsi" w:hAnsiTheme="majorHAnsi" w:cstheme="majorHAnsi"/>
                <w:sz w:val="20"/>
                <w:szCs w:val="20"/>
              </w:rPr>
            </w:pPr>
            <w:r w:rsidRPr="00793DBB">
              <w:rPr>
                <w:rFonts w:asciiTheme="majorHAnsi" w:hAnsiTheme="majorHAnsi" w:cstheme="majorHAnsi"/>
                <w:sz w:val="20"/>
                <w:szCs w:val="20"/>
              </w:rPr>
              <w:t>Quantity of reviews</w:t>
            </w:r>
          </w:p>
          <w:p w14:paraId="229CEDB5" w14:textId="25DC85C9" w:rsidR="00C71DEF" w:rsidRPr="00793DBB" w:rsidRDefault="00C71DEF" w:rsidP="000734A0">
            <w:pPr>
              <w:ind w:left="400"/>
              <w:jc w:val="center"/>
              <w:rPr>
                <w:rFonts w:asciiTheme="majorHAnsi" w:hAnsiTheme="majorHAnsi" w:cstheme="majorHAnsi"/>
                <w:sz w:val="20"/>
                <w:szCs w:val="20"/>
              </w:rPr>
            </w:pPr>
          </w:p>
        </w:tc>
        <w:tc>
          <w:tcPr>
            <w:tcW w:w="3785" w:type="pct"/>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40" w:type="dxa"/>
              <w:left w:w="100" w:type="dxa"/>
              <w:bottom w:w="140" w:type="dxa"/>
              <w:right w:w="100" w:type="dxa"/>
            </w:tcMar>
          </w:tcPr>
          <w:p w14:paraId="7957ED80" w14:textId="77777777" w:rsidR="00C71DEF" w:rsidRPr="00793DBB" w:rsidRDefault="00865578" w:rsidP="00227013">
            <w:pPr>
              <w:numPr>
                <w:ilvl w:val="0"/>
                <w:numId w:val="4"/>
              </w:numPr>
              <w:jc w:val="both"/>
              <w:rPr>
                <w:rFonts w:asciiTheme="majorHAnsi" w:hAnsiTheme="majorHAnsi" w:cstheme="majorHAnsi"/>
                <w:sz w:val="20"/>
                <w:szCs w:val="20"/>
              </w:rPr>
            </w:pPr>
            <w:r w:rsidRPr="00793DBB">
              <w:rPr>
                <w:rFonts w:asciiTheme="majorHAnsi" w:hAnsiTheme="majorHAnsi" w:cstheme="majorHAnsi"/>
                <w:sz w:val="20"/>
                <w:szCs w:val="20"/>
              </w:rPr>
              <w:t># of reviews in one week &amp; its lagged variables</w:t>
            </w:r>
          </w:p>
          <w:p w14:paraId="3D3F42E8" w14:textId="77777777" w:rsidR="00C71DEF" w:rsidRPr="00793DBB" w:rsidRDefault="00865578" w:rsidP="00227013">
            <w:pPr>
              <w:numPr>
                <w:ilvl w:val="0"/>
                <w:numId w:val="4"/>
              </w:numPr>
              <w:jc w:val="both"/>
              <w:rPr>
                <w:rFonts w:asciiTheme="majorHAnsi" w:hAnsiTheme="majorHAnsi" w:cstheme="majorHAnsi"/>
                <w:sz w:val="20"/>
                <w:szCs w:val="20"/>
              </w:rPr>
            </w:pPr>
            <w:r w:rsidRPr="00793DBB">
              <w:rPr>
                <w:rFonts w:asciiTheme="majorHAnsi" w:hAnsiTheme="majorHAnsi" w:cstheme="majorHAnsi"/>
                <w:sz w:val="20"/>
                <w:szCs w:val="20"/>
              </w:rPr>
              <w:t># of reviews in two weeks &amp; its lagged variables</w:t>
            </w:r>
          </w:p>
          <w:p w14:paraId="3EF69E6A" w14:textId="77777777" w:rsidR="00C71DEF" w:rsidRPr="00793DBB" w:rsidRDefault="00865578" w:rsidP="00227013">
            <w:pPr>
              <w:numPr>
                <w:ilvl w:val="0"/>
                <w:numId w:val="4"/>
              </w:numPr>
              <w:jc w:val="both"/>
              <w:rPr>
                <w:rFonts w:asciiTheme="majorHAnsi" w:hAnsiTheme="majorHAnsi" w:cstheme="majorHAnsi"/>
                <w:sz w:val="20"/>
                <w:szCs w:val="20"/>
              </w:rPr>
            </w:pPr>
            <w:r w:rsidRPr="00793DBB">
              <w:rPr>
                <w:rFonts w:asciiTheme="majorHAnsi" w:hAnsiTheme="majorHAnsi" w:cstheme="majorHAnsi"/>
                <w:sz w:val="20"/>
                <w:szCs w:val="20"/>
              </w:rPr>
              <w:t xml:space="preserve"># of reviews in one month </w:t>
            </w:r>
          </w:p>
          <w:p w14:paraId="16282413" w14:textId="77777777" w:rsidR="00C71DEF" w:rsidRPr="00793DBB" w:rsidRDefault="00865578" w:rsidP="00227013">
            <w:pPr>
              <w:numPr>
                <w:ilvl w:val="0"/>
                <w:numId w:val="4"/>
              </w:numPr>
              <w:jc w:val="both"/>
              <w:rPr>
                <w:rFonts w:asciiTheme="majorHAnsi" w:hAnsiTheme="majorHAnsi" w:cstheme="majorHAnsi"/>
                <w:sz w:val="20"/>
                <w:szCs w:val="20"/>
              </w:rPr>
            </w:pPr>
            <w:r w:rsidRPr="00793DBB">
              <w:rPr>
                <w:rFonts w:asciiTheme="majorHAnsi" w:hAnsiTheme="majorHAnsi" w:cstheme="majorHAnsi"/>
                <w:sz w:val="20"/>
                <w:szCs w:val="20"/>
              </w:rPr>
              <w:t># of reviews in two months</w:t>
            </w:r>
          </w:p>
          <w:p w14:paraId="1CFC9F08" w14:textId="77777777" w:rsidR="00C71DEF" w:rsidRPr="00793DBB" w:rsidRDefault="00865578" w:rsidP="00227013">
            <w:pPr>
              <w:numPr>
                <w:ilvl w:val="0"/>
                <w:numId w:val="4"/>
              </w:numPr>
              <w:jc w:val="both"/>
              <w:rPr>
                <w:rFonts w:asciiTheme="majorHAnsi" w:hAnsiTheme="majorHAnsi" w:cstheme="majorHAnsi"/>
                <w:sz w:val="20"/>
                <w:szCs w:val="20"/>
              </w:rPr>
            </w:pPr>
            <w:r w:rsidRPr="00793DBB">
              <w:rPr>
                <w:rFonts w:asciiTheme="majorHAnsi" w:hAnsiTheme="majorHAnsi" w:cstheme="majorHAnsi"/>
                <w:sz w:val="20"/>
                <w:szCs w:val="20"/>
              </w:rPr>
              <w:t># of reviews in one quarter</w:t>
            </w:r>
          </w:p>
          <w:p w14:paraId="226DBD3D" w14:textId="77777777" w:rsidR="00C71DEF" w:rsidRPr="00793DBB" w:rsidRDefault="00865578" w:rsidP="00227013">
            <w:pPr>
              <w:numPr>
                <w:ilvl w:val="0"/>
                <w:numId w:val="4"/>
              </w:numPr>
              <w:jc w:val="both"/>
              <w:rPr>
                <w:rFonts w:asciiTheme="majorHAnsi" w:hAnsiTheme="majorHAnsi" w:cstheme="majorHAnsi"/>
                <w:sz w:val="20"/>
                <w:szCs w:val="20"/>
              </w:rPr>
            </w:pPr>
            <w:r w:rsidRPr="00793DBB">
              <w:rPr>
                <w:rFonts w:asciiTheme="majorHAnsi" w:hAnsiTheme="majorHAnsi" w:cstheme="majorHAnsi"/>
                <w:sz w:val="20"/>
                <w:szCs w:val="20"/>
              </w:rPr>
              <w:t># of all reviews to the date</w:t>
            </w:r>
          </w:p>
          <w:p w14:paraId="6701A400" w14:textId="77777777" w:rsidR="00C71DEF" w:rsidRPr="00793DBB" w:rsidRDefault="00865578" w:rsidP="00227013">
            <w:pPr>
              <w:numPr>
                <w:ilvl w:val="0"/>
                <w:numId w:val="4"/>
              </w:numPr>
              <w:jc w:val="both"/>
              <w:rPr>
                <w:rFonts w:asciiTheme="majorHAnsi" w:hAnsiTheme="majorHAnsi" w:cstheme="majorHAnsi"/>
                <w:sz w:val="20"/>
                <w:szCs w:val="20"/>
              </w:rPr>
            </w:pPr>
            <w:r w:rsidRPr="00793DBB">
              <w:rPr>
                <w:rFonts w:asciiTheme="majorHAnsi" w:hAnsiTheme="majorHAnsi" w:cstheme="majorHAnsi"/>
                <w:sz w:val="20"/>
                <w:szCs w:val="20"/>
              </w:rPr>
              <w:t># of 5 star-rating reviews in one week &amp; its lagged variables</w:t>
            </w:r>
          </w:p>
          <w:p w14:paraId="44FD81D8" w14:textId="77777777" w:rsidR="00C71DEF" w:rsidRPr="00793DBB" w:rsidRDefault="00865578" w:rsidP="00227013">
            <w:pPr>
              <w:numPr>
                <w:ilvl w:val="0"/>
                <w:numId w:val="4"/>
              </w:numPr>
              <w:jc w:val="both"/>
              <w:rPr>
                <w:rFonts w:asciiTheme="majorHAnsi" w:hAnsiTheme="majorHAnsi" w:cstheme="majorHAnsi"/>
                <w:sz w:val="20"/>
                <w:szCs w:val="20"/>
              </w:rPr>
            </w:pPr>
            <w:r w:rsidRPr="00793DBB">
              <w:rPr>
                <w:rFonts w:asciiTheme="majorHAnsi" w:hAnsiTheme="majorHAnsi" w:cstheme="majorHAnsi"/>
                <w:sz w:val="20"/>
                <w:szCs w:val="20"/>
              </w:rPr>
              <w:t># of 5 star-rating reviews in two weeks &amp; its lagged variables</w:t>
            </w:r>
          </w:p>
          <w:p w14:paraId="4C6B203F" w14:textId="77777777" w:rsidR="00C71DEF" w:rsidRPr="00793DBB" w:rsidRDefault="00865578" w:rsidP="00227013">
            <w:pPr>
              <w:numPr>
                <w:ilvl w:val="0"/>
                <w:numId w:val="4"/>
              </w:numPr>
              <w:jc w:val="both"/>
              <w:rPr>
                <w:rFonts w:asciiTheme="majorHAnsi" w:hAnsiTheme="majorHAnsi" w:cstheme="majorHAnsi"/>
                <w:sz w:val="20"/>
                <w:szCs w:val="20"/>
              </w:rPr>
            </w:pPr>
            <w:r w:rsidRPr="00793DBB">
              <w:rPr>
                <w:rFonts w:asciiTheme="majorHAnsi" w:hAnsiTheme="majorHAnsi" w:cstheme="majorHAnsi"/>
                <w:sz w:val="20"/>
                <w:szCs w:val="20"/>
              </w:rPr>
              <w:t># of 5 star-rating reviews in one month</w:t>
            </w:r>
          </w:p>
          <w:p w14:paraId="44C0F67D" w14:textId="77777777" w:rsidR="00C71DEF" w:rsidRPr="00793DBB" w:rsidRDefault="00865578" w:rsidP="00227013">
            <w:pPr>
              <w:numPr>
                <w:ilvl w:val="0"/>
                <w:numId w:val="4"/>
              </w:numPr>
              <w:jc w:val="both"/>
              <w:rPr>
                <w:rFonts w:asciiTheme="majorHAnsi" w:hAnsiTheme="majorHAnsi" w:cstheme="majorHAnsi"/>
                <w:sz w:val="20"/>
                <w:szCs w:val="20"/>
              </w:rPr>
            </w:pPr>
            <w:r w:rsidRPr="00793DBB">
              <w:rPr>
                <w:rFonts w:asciiTheme="majorHAnsi" w:hAnsiTheme="majorHAnsi" w:cstheme="majorHAnsi"/>
                <w:sz w:val="20"/>
                <w:szCs w:val="20"/>
              </w:rPr>
              <w:t># of 5 star-rating reviews in two months</w:t>
            </w:r>
          </w:p>
          <w:p w14:paraId="39BCFEF0" w14:textId="77777777" w:rsidR="00C71DEF" w:rsidRPr="00793DBB" w:rsidRDefault="00865578" w:rsidP="00227013">
            <w:pPr>
              <w:numPr>
                <w:ilvl w:val="0"/>
                <w:numId w:val="4"/>
              </w:numPr>
              <w:jc w:val="both"/>
              <w:rPr>
                <w:rFonts w:asciiTheme="majorHAnsi" w:hAnsiTheme="majorHAnsi" w:cstheme="majorHAnsi"/>
                <w:sz w:val="20"/>
                <w:szCs w:val="20"/>
              </w:rPr>
            </w:pPr>
            <w:r w:rsidRPr="00793DBB">
              <w:rPr>
                <w:rFonts w:asciiTheme="majorHAnsi" w:hAnsiTheme="majorHAnsi" w:cstheme="majorHAnsi"/>
                <w:sz w:val="20"/>
                <w:szCs w:val="20"/>
              </w:rPr>
              <w:t># of 5 star-rating reviews in one quarter</w:t>
            </w:r>
          </w:p>
          <w:p w14:paraId="228D1BC0" w14:textId="77777777" w:rsidR="00C71DEF" w:rsidRPr="00793DBB" w:rsidRDefault="00865578" w:rsidP="00227013">
            <w:pPr>
              <w:numPr>
                <w:ilvl w:val="0"/>
                <w:numId w:val="4"/>
              </w:numPr>
              <w:jc w:val="both"/>
              <w:rPr>
                <w:rFonts w:asciiTheme="majorHAnsi" w:hAnsiTheme="majorHAnsi" w:cstheme="majorHAnsi"/>
                <w:sz w:val="20"/>
                <w:szCs w:val="20"/>
              </w:rPr>
            </w:pPr>
            <w:r w:rsidRPr="00793DBB">
              <w:rPr>
                <w:rFonts w:asciiTheme="majorHAnsi" w:hAnsiTheme="majorHAnsi" w:cstheme="majorHAnsi"/>
                <w:sz w:val="20"/>
                <w:szCs w:val="20"/>
              </w:rPr>
              <w:t># of 5 star-rating reviews to the date</w:t>
            </w:r>
          </w:p>
          <w:p w14:paraId="1A6E5112" w14:textId="77777777" w:rsidR="00C71DEF" w:rsidRPr="00793DBB" w:rsidRDefault="00865578" w:rsidP="00227013">
            <w:pPr>
              <w:numPr>
                <w:ilvl w:val="0"/>
                <w:numId w:val="4"/>
              </w:numPr>
              <w:jc w:val="both"/>
              <w:rPr>
                <w:rFonts w:asciiTheme="majorHAnsi" w:hAnsiTheme="majorHAnsi" w:cstheme="majorHAnsi"/>
                <w:sz w:val="20"/>
                <w:szCs w:val="20"/>
              </w:rPr>
            </w:pPr>
            <w:r w:rsidRPr="00793DBB">
              <w:rPr>
                <w:rFonts w:asciiTheme="majorHAnsi" w:hAnsiTheme="majorHAnsi" w:cstheme="majorHAnsi"/>
                <w:sz w:val="20"/>
                <w:szCs w:val="20"/>
              </w:rPr>
              <w:t># of 1 star-rating reviews in one week &amp; its lagged variables</w:t>
            </w:r>
          </w:p>
          <w:p w14:paraId="1528DB7C" w14:textId="77777777" w:rsidR="00C71DEF" w:rsidRPr="00793DBB" w:rsidRDefault="00865578" w:rsidP="00227013">
            <w:pPr>
              <w:numPr>
                <w:ilvl w:val="0"/>
                <w:numId w:val="4"/>
              </w:numPr>
              <w:jc w:val="both"/>
              <w:rPr>
                <w:rFonts w:asciiTheme="majorHAnsi" w:hAnsiTheme="majorHAnsi" w:cstheme="majorHAnsi"/>
                <w:sz w:val="20"/>
                <w:szCs w:val="20"/>
              </w:rPr>
            </w:pPr>
            <w:r w:rsidRPr="00793DBB">
              <w:rPr>
                <w:rFonts w:asciiTheme="majorHAnsi" w:hAnsiTheme="majorHAnsi" w:cstheme="majorHAnsi"/>
                <w:sz w:val="20"/>
                <w:szCs w:val="20"/>
              </w:rPr>
              <w:t># of 1 star-rating reviews in two weeks &amp; its lagged variables</w:t>
            </w:r>
          </w:p>
          <w:p w14:paraId="5B78E383" w14:textId="77777777" w:rsidR="00C71DEF" w:rsidRPr="00793DBB" w:rsidRDefault="00865578" w:rsidP="00227013">
            <w:pPr>
              <w:numPr>
                <w:ilvl w:val="0"/>
                <w:numId w:val="4"/>
              </w:numPr>
              <w:jc w:val="both"/>
              <w:rPr>
                <w:rFonts w:asciiTheme="majorHAnsi" w:hAnsiTheme="majorHAnsi" w:cstheme="majorHAnsi"/>
                <w:sz w:val="20"/>
                <w:szCs w:val="20"/>
              </w:rPr>
            </w:pPr>
            <w:r w:rsidRPr="00793DBB">
              <w:rPr>
                <w:rFonts w:asciiTheme="majorHAnsi" w:hAnsiTheme="majorHAnsi" w:cstheme="majorHAnsi"/>
                <w:sz w:val="20"/>
                <w:szCs w:val="20"/>
              </w:rPr>
              <w:t># of 1 star-rating reviews in one month</w:t>
            </w:r>
          </w:p>
          <w:p w14:paraId="47BCECA9" w14:textId="77777777" w:rsidR="00C71DEF" w:rsidRPr="00793DBB" w:rsidRDefault="00865578" w:rsidP="00227013">
            <w:pPr>
              <w:numPr>
                <w:ilvl w:val="0"/>
                <w:numId w:val="4"/>
              </w:numPr>
              <w:jc w:val="both"/>
              <w:rPr>
                <w:rFonts w:asciiTheme="majorHAnsi" w:hAnsiTheme="majorHAnsi" w:cstheme="majorHAnsi"/>
                <w:sz w:val="20"/>
                <w:szCs w:val="20"/>
              </w:rPr>
            </w:pPr>
            <w:r w:rsidRPr="00793DBB">
              <w:rPr>
                <w:rFonts w:asciiTheme="majorHAnsi" w:hAnsiTheme="majorHAnsi" w:cstheme="majorHAnsi"/>
                <w:sz w:val="20"/>
                <w:szCs w:val="20"/>
              </w:rPr>
              <w:t># of 1 star-rating reviews in two months</w:t>
            </w:r>
          </w:p>
          <w:p w14:paraId="35CFE198" w14:textId="77777777" w:rsidR="00C71DEF" w:rsidRPr="00793DBB" w:rsidRDefault="00865578" w:rsidP="00227013">
            <w:pPr>
              <w:numPr>
                <w:ilvl w:val="0"/>
                <w:numId w:val="4"/>
              </w:numPr>
              <w:jc w:val="both"/>
              <w:rPr>
                <w:rFonts w:asciiTheme="majorHAnsi" w:hAnsiTheme="majorHAnsi" w:cstheme="majorHAnsi"/>
                <w:sz w:val="20"/>
                <w:szCs w:val="20"/>
              </w:rPr>
            </w:pPr>
            <w:r w:rsidRPr="00793DBB">
              <w:rPr>
                <w:rFonts w:asciiTheme="majorHAnsi" w:hAnsiTheme="majorHAnsi" w:cstheme="majorHAnsi"/>
                <w:sz w:val="20"/>
                <w:szCs w:val="20"/>
              </w:rPr>
              <w:t># of 1 star-rating reviews in one quarter</w:t>
            </w:r>
          </w:p>
          <w:p w14:paraId="030E41AA" w14:textId="77777777" w:rsidR="00C71DEF" w:rsidRPr="00793DBB" w:rsidRDefault="00865578" w:rsidP="00227013">
            <w:pPr>
              <w:numPr>
                <w:ilvl w:val="0"/>
                <w:numId w:val="4"/>
              </w:numPr>
              <w:jc w:val="both"/>
              <w:rPr>
                <w:rFonts w:asciiTheme="majorHAnsi" w:hAnsiTheme="majorHAnsi" w:cstheme="majorHAnsi"/>
                <w:sz w:val="20"/>
                <w:szCs w:val="20"/>
              </w:rPr>
            </w:pPr>
            <w:r w:rsidRPr="00793DBB">
              <w:rPr>
                <w:rFonts w:asciiTheme="majorHAnsi" w:hAnsiTheme="majorHAnsi" w:cstheme="majorHAnsi"/>
                <w:sz w:val="20"/>
                <w:szCs w:val="20"/>
              </w:rPr>
              <w:t># of 1 star-rating reviews to the date</w:t>
            </w:r>
          </w:p>
        </w:tc>
      </w:tr>
      <w:tr w:rsidR="00C71DEF" w:rsidRPr="00872BAB" w14:paraId="00C62D31" w14:textId="77777777" w:rsidTr="00793DBB">
        <w:trPr>
          <w:trHeight w:val="2081"/>
        </w:trPr>
        <w:tc>
          <w:tcPr>
            <w:tcW w:w="1215" w:type="pct"/>
            <w:tcBorders>
              <w:top w:val="single" w:sz="8" w:space="0" w:color="000000"/>
              <w:left w:val="single" w:sz="8" w:space="0" w:color="000000"/>
              <w:bottom w:val="single" w:sz="8" w:space="0" w:color="000000"/>
              <w:right w:val="single" w:sz="8" w:space="0" w:color="000000"/>
            </w:tcBorders>
            <w:shd w:val="clear" w:color="auto" w:fill="auto"/>
            <w:tcMar>
              <w:top w:w="140" w:type="dxa"/>
              <w:left w:w="100" w:type="dxa"/>
              <w:bottom w:w="140" w:type="dxa"/>
              <w:right w:w="100" w:type="dxa"/>
            </w:tcMar>
            <w:vAlign w:val="center"/>
          </w:tcPr>
          <w:p w14:paraId="0D7FB518" w14:textId="77777777" w:rsidR="00C71DEF" w:rsidRPr="00793DBB" w:rsidRDefault="00865578" w:rsidP="000734A0">
            <w:pPr>
              <w:ind w:left="20"/>
              <w:jc w:val="center"/>
              <w:rPr>
                <w:rFonts w:asciiTheme="majorHAnsi" w:hAnsiTheme="majorHAnsi" w:cstheme="majorHAnsi"/>
                <w:sz w:val="20"/>
                <w:szCs w:val="20"/>
              </w:rPr>
            </w:pPr>
            <w:r w:rsidRPr="00793DBB">
              <w:rPr>
                <w:rFonts w:asciiTheme="majorHAnsi" w:hAnsiTheme="majorHAnsi" w:cstheme="majorHAnsi"/>
                <w:sz w:val="20"/>
                <w:szCs w:val="20"/>
              </w:rPr>
              <w:t>Quality of reviews</w:t>
            </w:r>
          </w:p>
          <w:p w14:paraId="7753240B" w14:textId="1805297E" w:rsidR="00C71DEF" w:rsidRPr="00793DBB" w:rsidRDefault="00C71DEF" w:rsidP="000734A0">
            <w:pPr>
              <w:ind w:left="20"/>
              <w:jc w:val="center"/>
              <w:rPr>
                <w:rFonts w:asciiTheme="majorHAnsi" w:hAnsiTheme="majorHAnsi" w:cstheme="majorHAnsi"/>
                <w:sz w:val="20"/>
                <w:szCs w:val="20"/>
              </w:rPr>
            </w:pPr>
          </w:p>
        </w:tc>
        <w:tc>
          <w:tcPr>
            <w:tcW w:w="3785" w:type="pct"/>
            <w:tcBorders>
              <w:top w:val="single" w:sz="8" w:space="0" w:color="000000"/>
              <w:left w:val="single" w:sz="8" w:space="0" w:color="000000"/>
              <w:bottom w:val="single" w:sz="8" w:space="0" w:color="000000"/>
              <w:right w:val="single" w:sz="8" w:space="0" w:color="000000"/>
            </w:tcBorders>
            <w:shd w:val="clear" w:color="auto" w:fill="auto"/>
            <w:tcMar>
              <w:top w:w="140" w:type="dxa"/>
              <w:left w:w="100" w:type="dxa"/>
              <w:bottom w:w="140" w:type="dxa"/>
              <w:right w:w="100" w:type="dxa"/>
            </w:tcMar>
          </w:tcPr>
          <w:p w14:paraId="4B9AC164" w14:textId="77777777" w:rsidR="00C71DEF" w:rsidRPr="00793DBB" w:rsidRDefault="00865578" w:rsidP="00227013">
            <w:pPr>
              <w:numPr>
                <w:ilvl w:val="0"/>
                <w:numId w:val="4"/>
              </w:numPr>
              <w:jc w:val="both"/>
              <w:rPr>
                <w:rFonts w:asciiTheme="majorHAnsi" w:hAnsiTheme="majorHAnsi" w:cstheme="majorHAnsi"/>
                <w:sz w:val="20"/>
                <w:szCs w:val="20"/>
              </w:rPr>
            </w:pPr>
            <w:r w:rsidRPr="00793DBB">
              <w:rPr>
                <w:rFonts w:asciiTheme="majorHAnsi" w:hAnsiTheme="majorHAnsi" w:cstheme="majorHAnsi"/>
                <w:sz w:val="20"/>
                <w:szCs w:val="20"/>
              </w:rPr>
              <w:t>% of non-anonymous customers for all reviews</w:t>
            </w:r>
          </w:p>
          <w:p w14:paraId="0AF9FBDD" w14:textId="77777777" w:rsidR="00C71DEF" w:rsidRPr="00793DBB" w:rsidRDefault="00865578" w:rsidP="00227013">
            <w:pPr>
              <w:numPr>
                <w:ilvl w:val="0"/>
                <w:numId w:val="4"/>
              </w:numPr>
              <w:jc w:val="both"/>
              <w:rPr>
                <w:rFonts w:asciiTheme="majorHAnsi" w:hAnsiTheme="majorHAnsi" w:cstheme="majorHAnsi"/>
                <w:sz w:val="20"/>
                <w:szCs w:val="20"/>
              </w:rPr>
            </w:pPr>
            <w:r w:rsidRPr="00793DBB">
              <w:rPr>
                <w:rFonts w:asciiTheme="majorHAnsi" w:hAnsiTheme="majorHAnsi" w:cstheme="majorHAnsi"/>
                <w:sz w:val="20"/>
                <w:szCs w:val="20"/>
              </w:rPr>
              <w:t>Average word count of the recent 10 reviews</w:t>
            </w:r>
          </w:p>
          <w:p w14:paraId="333FFB4B" w14:textId="77777777" w:rsidR="00C71DEF" w:rsidRPr="00793DBB" w:rsidRDefault="00865578" w:rsidP="00227013">
            <w:pPr>
              <w:numPr>
                <w:ilvl w:val="0"/>
                <w:numId w:val="4"/>
              </w:numPr>
              <w:jc w:val="both"/>
              <w:rPr>
                <w:rFonts w:asciiTheme="majorHAnsi" w:hAnsiTheme="majorHAnsi" w:cstheme="majorHAnsi"/>
                <w:sz w:val="20"/>
                <w:szCs w:val="20"/>
              </w:rPr>
            </w:pPr>
            <w:r w:rsidRPr="00793DBB">
              <w:rPr>
                <w:rFonts w:asciiTheme="majorHAnsi" w:hAnsiTheme="majorHAnsi" w:cstheme="majorHAnsi"/>
                <w:sz w:val="20"/>
                <w:szCs w:val="20"/>
              </w:rPr>
              <w:t>Average word count of all the reviews to the date</w:t>
            </w:r>
          </w:p>
          <w:p w14:paraId="389833F4" w14:textId="77777777" w:rsidR="00C71DEF" w:rsidRPr="00793DBB" w:rsidRDefault="00865578" w:rsidP="00227013">
            <w:pPr>
              <w:numPr>
                <w:ilvl w:val="0"/>
                <w:numId w:val="4"/>
              </w:numPr>
              <w:jc w:val="both"/>
              <w:rPr>
                <w:rFonts w:asciiTheme="majorHAnsi" w:hAnsiTheme="majorHAnsi" w:cstheme="majorHAnsi"/>
                <w:sz w:val="20"/>
                <w:szCs w:val="20"/>
              </w:rPr>
            </w:pPr>
            <w:r w:rsidRPr="00793DBB">
              <w:rPr>
                <w:rFonts w:asciiTheme="majorHAnsi" w:hAnsiTheme="majorHAnsi" w:cstheme="majorHAnsi"/>
                <w:sz w:val="20"/>
                <w:szCs w:val="20"/>
              </w:rPr>
              <w:t>% of verified reviews in one month</w:t>
            </w:r>
          </w:p>
          <w:p w14:paraId="420DEAF6" w14:textId="77777777" w:rsidR="00C71DEF" w:rsidRPr="00793DBB" w:rsidRDefault="00865578" w:rsidP="00227013">
            <w:pPr>
              <w:numPr>
                <w:ilvl w:val="0"/>
                <w:numId w:val="4"/>
              </w:numPr>
              <w:jc w:val="both"/>
              <w:rPr>
                <w:rFonts w:asciiTheme="majorHAnsi" w:hAnsiTheme="majorHAnsi" w:cstheme="majorHAnsi"/>
                <w:sz w:val="20"/>
                <w:szCs w:val="20"/>
              </w:rPr>
            </w:pPr>
            <w:r w:rsidRPr="00793DBB">
              <w:rPr>
                <w:rFonts w:asciiTheme="majorHAnsi" w:hAnsiTheme="majorHAnsi" w:cstheme="majorHAnsi"/>
                <w:sz w:val="20"/>
                <w:szCs w:val="20"/>
              </w:rPr>
              <w:t>% of verified reviews in one quarter</w:t>
            </w:r>
          </w:p>
          <w:p w14:paraId="2AFBB89C" w14:textId="77777777" w:rsidR="00C71DEF" w:rsidRPr="00793DBB" w:rsidRDefault="00865578" w:rsidP="00227013">
            <w:pPr>
              <w:numPr>
                <w:ilvl w:val="0"/>
                <w:numId w:val="4"/>
              </w:numPr>
              <w:jc w:val="both"/>
              <w:rPr>
                <w:rFonts w:asciiTheme="majorHAnsi" w:hAnsiTheme="majorHAnsi" w:cstheme="majorHAnsi"/>
                <w:sz w:val="20"/>
                <w:szCs w:val="20"/>
              </w:rPr>
            </w:pPr>
            <w:r w:rsidRPr="00793DBB">
              <w:rPr>
                <w:rFonts w:asciiTheme="majorHAnsi" w:hAnsiTheme="majorHAnsi" w:cstheme="majorHAnsi"/>
                <w:sz w:val="20"/>
                <w:szCs w:val="20"/>
              </w:rPr>
              <w:t># of reviews with image in one month</w:t>
            </w:r>
          </w:p>
          <w:p w14:paraId="15E5F8F7" w14:textId="77777777" w:rsidR="00C71DEF" w:rsidRPr="00793DBB" w:rsidRDefault="00865578" w:rsidP="00227013">
            <w:pPr>
              <w:numPr>
                <w:ilvl w:val="0"/>
                <w:numId w:val="4"/>
              </w:numPr>
              <w:jc w:val="both"/>
              <w:rPr>
                <w:rFonts w:asciiTheme="majorHAnsi" w:hAnsiTheme="majorHAnsi" w:cstheme="majorHAnsi"/>
                <w:sz w:val="20"/>
                <w:szCs w:val="20"/>
              </w:rPr>
            </w:pPr>
            <w:r w:rsidRPr="00793DBB">
              <w:rPr>
                <w:rFonts w:asciiTheme="majorHAnsi" w:hAnsiTheme="majorHAnsi" w:cstheme="majorHAnsi"/>
                <w:sz w:val="20"/>
                <w:szCs w:val="20"/>
              </w:rPr>
              <w:t># of reviews with image in one quarter</w:t>
            </w:r>
          </w:p>
          <w:p w14:paraId="328CC95D" w14:textId="77777777" w:rsidR="00C71DEF" w:rsidRPr="00793DBB" w:rsidRDefault="00865578" w:rsidP="00227013">
            <w:pPr>
              <w:numPr>
                <w:ilvl w:val="0"/>
                <w:numId w:val="4"/>
              </w:numPr>
              <w:jc w:val="both"/>
              <w:rPr>
                <w:rFonts w:asciiTheme="majorHAnsi" w:hAnsiTheme="majorHAnsi" w:cstheme="majorHAnsi"/>
                <w:sz w:val="20"/>
                <w:szCs w:val="20"/>
              </w:rPr>
            </w:pPr>
            <w:r w:rsidRPr="00793DBB">
              <w:rPr>
                <w:rFonts w:asciiTheme="majorHAnsi" w:hAnsiTheme="majorHAnsi" w:cstheme="majorHAnsi"/>
                <w:sz w:val="20"/>
                <w:szCs w:val="20"/>
              </w:rPr>
              <w:t># of reviews with image to date</w:t>
            </w:r>
          </w:p>
          <w:p w14:paraId="5E15C003" w14:textId="77777777" w:rsidR="00C71DEF" w:rsidRPr="00793DBB" w:rsidRDefault="00865578" w:rsidP="00227013">
            <w:pPr>
              <w:numPr>
                <w:ilvl w:val="0"/>
                <w:numId w:val="4"/>
              </w:numPr>
              <w:jc w:val="both"/>
              <w:rPr>
                <w:rFonts w:asciiTheme="majorHAnsi" w:hAnsiTheme="majorHAnsi" w:cstheme="majorHAnsi"/>
                <w:sz w:val="20"/>
                <w:szCs w:val="20"/>
              </w:rPr>
            </w:pPr>
            <w:r w:rsidRPr="00793DBB">
              <w:rPr>
                <w:rFonts w:asciiTheme="majorHAnsi" w:hAnsiTheme="majorHAnsi" w:cstheme="majorHAnsi"/>
                <w:sz w:val="20"/>
                <w:szCs w:val="20"/>
              </w:rPr>
              <w:t># of vine reviews in one month</w:t>
            </w:r>
          </w:p>
          <w:p w14:paraId="03741B05" w14:textId="77777777" w:rsidR="00C71DEF" w:rsidRPr="00793DBB" w:rsidRDefault="00865578" w:rsidP="00227013">
            <w:pPr>
              <w:numPr>
                <w:ilvl w:val="0"/>
                <w:numId w:val="4"/>
              </w:numPr>
              <w:jc w:val="both"/>
              <w:rPr>
                <w:rFonts w:asciiTheme="majorHAnsi" w:hAnsiTheme="majorHAnsi" w:cstheme="majorHAnsi"/>
                <w:sz w:val="20"/>
                <w:szCs w:val="20"/>
              </w:rPr>
            </w:pPr>
            <w:r w:rsidRPr="00793DBB">
              <w:rPr>
                <w:rFonts w:asciiTheme="majorHAnsi" w:hAnsiTheme="majorHAnsi" w:cstheme="majorHAnsi"/>
                <w:sz w:val="20"/>
                <w:szCs w:val="20"/>
              </w:rPr>
              <w:t># of vine reviews in one quarter</w:t>
            </w:r>
          </w:p>
          <w:p w14:paraId="183D3FD3" w14:textId="77777777" w:rsidR="00C71DEF" w:rsidRPr="00793DBB" w:rsidRDefault="00865578" w:rsidP="00227013">
            <w:pPr>
              <w:numPr>
                <w:ilvl w:val="0"/>
                <w:numId w:val="4"/>
              </w:numPr>
              <w:jc w:val="both"/>
              <w:rPr>
                <w:rFonts w:asciiTheme="majorHAnsi" w:hAnsiTheme="majorHAnsi" w:cstheme="majorHAnsi"/>
                <w:sz w:val="20"/>
                <w:szCs w:val="20"/>
              </w:rPr>
            </w:pPr>
            <w:r w:rsidRPr="00793DBB">
              <w:rPr>
                <w:rFonts w:asciiTheme="majorHAnsi" w:hAnsiTheme="majorHAnsi" w:cstheme="majorHAnsi"/>
                <w:sz w:val="20"/>
                <w:szCs w:val="20"/>
              </w:rPr>
              <w:t># of vine reviews to date</w:t>
            </w:r>
          </w:p>
        </w:tc>
      </w:tr>
      <w:tr w:rsidR="00793DBB" w:rsidRPr="00872BAB" w14:paraId="114494BE" w14:textId="77777777" w:rsidTr="00793DBB">
        <w:trPr>
          <w:trHeight w:val="21"/>
        </w:trPr>
        <w:tc>
          <w:tcPr>
            <w:tcW w:w="1215" w:type="pct"/>
            <w:tcBorders>
              <w:top w:val="single" w:sz="8" w:space="0" w:color="000000"/>
              <w:left w:val="single" w:sz="8" w:space="0" w:color="000000"/>
              <w:bottom w:val="single" w:sz="4" w:space="0" w:color="auto"/>
              <w:right w:val="single" w:sz="8" w:space="0" w:color="000000"/>
            </w:tcBorders>
            <w:shd w:val="clear" w:color="auto" w:fill="D9D9D9" w:themeFill="background1" w:themeFillShade="D9"/>
            <w:tcMar>
              <w:top w:w="140" w:type="dxa"/>
              <w:left w:w="100" w:type="dxa"/>
              <w:bottom w:w="140" w:type="dxa"/>
              <w:right w:w="100" w:type="dxa"/>
            </w:tcMar>
            <w:vAlign w:val="center"/>
          </w:tcPr>
          <w:p w14:paraId="4DC0525E" w14:textId="1B3E9EF6" w:rsidR="00C71DEF" w:rsidRPr="00793DBB" w:rsidRDefault="00865578" w:rsidP="000734A0">
            <w:pPr>
              <w:ind w:left="20"/>
              <w:jc w:val="center"/>
              <w:rPr>
                <w:rFonts w:asciiTheme="majorHAnsi" w:hAnsiTheme="majorHAnsi" w:cstheme="majorHAnsi"/>
                <w:sz w:val="20"/>
                <w:szCs w:val="20"/>
              </w:rPr>
            </w:pPr>
            <w:r w:rsidRPr="00793DBB">
              <w:rPr>
                <w:rFonts w:asciiTheme="majorHAnsi" w:hAnsiTheme="majorHAnsi" w:cstheme="majorHAnsi"/>
                <w:sz w:val="20"/>
                <w:szCs w:val="20"/>
              </w:rPr>
              <w:t>Control variables</w:t>
            </w:r>
          </w:p>
        </w:tc>
        <w:tc>
          <w:tcPr>
            <w:tcW w:w="3785" w:type="pct"/>
            <w:tcBorders>
              <w:top w:val="single" w:sz="8" w:space="0" w:color="000000"/>
              <w:left w:val="single" w:sz="8" w:space="0" w:color="000000"/>
              <w:bottom w:val="single" w:sz="4" w:space="0" w:color="auto"/>
              <w:right w:val="single" w:sz="8" w:space="0" w:color="000000"/>
            </w:tcBorders>
            <w:shd w:val="clear" w:color="auto" w:fill="D9D9D9" w:themeFill="background1" w:themeFillShade="D9"/>
            <w:tcMar>
              <w:top w:w="140" w:type="dxa"/>
              <w:left w:w="100" w:type="dxa"/>
              <w:bottom w:w="140" w:type="dxa"/>
              <w:right w:w="100" w:type="dxa"/>
            </w:tcMar>
          </w:tcPr>
          <w:p w14:paraId="6624C85F" w14:textId="77777777" w:rsidR="00C71DEF" w:rsidRPr="00793DBB" w:rsidRDefault="00865578" w:rsidP="00227013">
            <w:pPr>
              <w:numPr>
                <w:ilvl w:val="0"/>
                <w:numId w:val="2"/>
              </w:numPr>
              <w:jc w:val="both"/>
              <w:rPr>
                <w:rFonts w:asciiTheme="majorHAnsi" w:hAnsiTheme="majorHAnsi" w:cstheme="majorHAnsi"/>
                <w:sz w:val="20"/>
                <w:szCs w:val="20"/>
              </w:rPr>
            </w:pPr>
            <w:r w:rsidRPr="00793DBB">
              <w:rPr>
                <w:rFonts w:asciiTheme="majorHAnsi" w:hAnsiTheme="majorHAnsi" w:cstheme="majorHAnsi"/>
                <w:sz w:val="20"/>
                <w:szCs w:val="20"/>
              </w:rPr>
              <w:t xml:space="preserve">Average weekly price </w:t>
            </w:r>
          </w:p>
          <w:p w14:paraId="2C27E338" w14:textId="4149450A" w:rsidR="00C71DEF" w:rsidRPr="00793DBB" w:rsidRDefault="00865578" w:rsidP="00227013">
            <w:pPr>
              <w:numPr>
                <w:ilvl w:val="0"/>
                <w:numId w:val="3"/>
              </w:numPr>
              <w:jc w:val="both"/>
              <w:rPr>
                <w:rFonts w:asciiTheme="majorHAnsi" w:hAnsiTheme="majorHAnsi" w:cstheme="majorHAnsi"/>
                <w:sz w:val="20"/>
                <w:szCs w:val="20"/>
              </w:rPr>
            </w:pPr>
            <w:r w:rsidRPr="00793DBB">
              <w:rPr>
                <w:rFonts w:asciiTheme="majorHAnsi" w:hAnsiTheme="majorHAnsi" w:cstheme="majorHAnsi"/>
                <w:sz w:val="20"/>
                <w:szCs w:val="20"/>
              </w:rPr>
              <w:t>Average monthly price</w:t>
            </w:r>
          </w:p>
        </w:tc>
      </w:tr>
      <w:tr w:rsidR="00793DBB" w:rsidRPr="00872BAB" w14:paraId="690DE57D" w14:textId="77777777" w:rsidTr="00793DBB">
        <w:trPr>
          <w:trHeight w:val="21"/>
        </w:trPr>
        <w:tc>
          <w:tcPr>
            <w:tcW w:w="5000" w:type="pct"/>
            <w:gridSpan w:val="2"/>
            <w:tcBorders>
              <w:top w:val="single" w:sz="4" w:space="0" w:color="auto"/>
              <w:left w:val="nil"/>
              <w:bottom w:val="nil"/>
              <w:right w:val="nil"/>
            </w:tcBorders>
            <w:shd w:val="clear" w:color="auto" w:fill="FFFFFF" w:themeFill="background1"/>
            <w:tcMar>
              <w:top w:w="140" w:type="dxa"/>
              <w:left w:w="100" w:type="dxa"/>
              <w:bottom w:w="140" w:type="dxa"/>
              <w:right w:w="100" w:type="dxa"/>
            </w:tcMar>
            <w:vAlign w:val="center"/>
          </w:tcPr>
          <w:p w14:paraId="1DDAAC3A" w14:textId="60DE1586" w:rsidR="00793DBB" w:rsidRPr="00793DBB" w:rsidRDefault="00793DBB" w:rsidP="00793DBB">
            <w:pPr>
              <w:jc w:val="center"/>
              <w:rPr>
                <w:rFonts w:asciiTheme="majorHAnsi" w:hAnsiTheme="majorHAnsi" w:cstheme="majorHAnsi"/>
                <w:i/>
                <w:iCs/>
                <w:sz w:val="20"/>
                <w:szCs w:val="20"/>
              </w:rPr>
            </w:pPr>
            <w:r>
              <w:rPr>
                <w:rFonts w:asciiTheme="majorHAnsi" w:hAnsiTheme="majorHAnsi" w:cstheme="majorHAnsi"/>
                <w:i/>
                <w:iCs/>
                <w:sz w:val="20"/>
                <w:szCs w:val="20"/>
              </w:rPr>
              <w:t xml:space="preserve">Table </w:t>
            </w:r>
            <w:proofErr w:type="gramStart"/>
            <w:r>
              <w:rPr>
                <w:rFonts w:asciiTheme="majorHAnsi" w:hAnsiTheme="majorHAnsi" w:cstheme="majorHAnsi"/>
                <w:i/>
                <w:iCs/>
                <w:sz w:val="20"/>
                <w:szCs w:val="20"/>
              </w:rPr>
              <w:t>1 :</w:t>
            </w:r>
            <w:proofErr w:type="gramEnd"/>
            <w:r>
              <w:rPr>
                <w:rFonts w:asciiTheme="majorHAnsi" w:hAnsiTheme="majorHAnsi" w:cstheme="majorHAnsi"/>
                <w:i/>
                <w:iCs/>
                <w:sz w:val="20"/>
                <w:szCs w:val="20"/>
              </w:rPr>
              <w:t xml:space="preserve"> Independent variables</w:t>
            </w:r>
          </w:p>
        </w:tc>
      </w:tr>
    </w:tbl>
    <w:p w14:paraId="4DA5DC4B" w14:textId="0BA06FCF" w:rsidR="00C71DEF" w:rsidRPr="000734A0" w:rsidRDefault="00D038BE" w:rsidP="000734A0">
      <w:pPr>
        <w:pStyle w:val="Heading2"/>
        <w:shd w:val="clear" w:color="auto" w:fill="404040" w:themeFill="text1" w:themeFillTint="BF"/>
        <w:jc w:val="both"/>
        <w:rPr>
          <w:rFonts w:asciiTheme="majorHAnsi" w:hAnsiTheme="majorHAnsi" w:cstheme="majorHAnsi"/>
          <w:color w:val="FFFFFF" w:themeColor="background1"/>
        </w:rPr>
      </w:pPr>
      <w:bookmarkStart w:id="15" w:name="_l162tki7s2ms" w:colFirst="0" w:colLast="0"/>
      <w:bookmarkStart w:id="16" w:name="_Toc42072285"/>
      <w:bookmarkEnd w:id="15"/>
      <w:r w:rsidRPr="000734A0">
        <w:rPr>
          <w:rFonts w:asciiTheme="majorHAnsi" w:hAnsiTheme="majorHAnsi" w:cstheme="majorHAnsi"/>
          <w:color w:val="FFFFFF" w:themeColor="background1"/>
        </w:rPr>
        <w:lastRenderedPageBreak/>
        <w:t>D</w:t>
      </w:r>
      <w:r w:rsidR="00865578" w:rsidRPr="000734A0">
        <w:rPr>
          <w:rFonts w:asciiTheme="majorHAnsi" w:hAnsiTheme="majorHAnsi" w:cstheme="majorHAnsi"/>
          <w:color w:val="FFFFFF" w:themeColor="background1"/>
        </w:rPr>
        <w:t>ependent Variable</w:t>
      </w:r>
      <w:bookmarkEnd w:id="16"/>
    </w:p>
    <w:p w14:paraId="6F010B06" w14:textId="5D25A2CD" w:rsidR="00C71DEF" w:rsidRPr="00872BAB" w:rsidRDefault="00865578" w:rsidP="00227013">
      <w:pPr>
        <w:jc w:val="both"/>
        <w:rPr>
          <w:rFonts w:asciiTheme="majorHAnsi" w:hAnsiTheme="majorHAnsi" w:cstheme="majorHAnsi"/>
        </w:rPr>
      </w:pPr>
      <w:r w:rsidRPr="00872BAB">
        <w:rPr>
          <w:rFonts w:asciiTheme="majorHAnsi" w:hAnsiTheme="majorHAnsi" w:cstheme="majorHAnsi"/>
        </w:rPr>
        <w:t xml:space="preserve">The sales rank we analyzed was the rank of the most narrowly-defined product category. The movement of the sales rank in a small category which contains fewer items provides more relevant information on the competition environment the products are at. </w:t>
      </w:r>
    </w:p>
    <w:p w14:paraId="1610E6F5" w14:textId="77777777" w:rsidR="00C71DEF" w:rsidRPr="00872BAB" w:rsidRDefault="00C71DEF" w:rsidP="00227013">
      <w:pPr>
        <w:jc w:val="both"/>
        <w:rPr>
          <w:rFonts w:asciiTheme="majorHAnsi" w:hAnsiTheme="majorHAnsi" w:cstheme="majorHAnsi"/>
        </w:rPr>
      </w:pPr>
    </w:p>
    <w:p w14:paraId="21790F8F" w14:textId="23EFB57F" w:rsidR="00C71DEF" w:rsidRPr="00872BAB" w:rsidRDefault="00865578" w:rsidP="00227013">
      <w:pPr>
        <w:jc w:val="both"/>
        <w:rPr>
          <w:rFonts w:asciiTheme="majorHAnsi" w:hAnsiTheme="majorHAnsi" w:cstheme="majorHAnsi"/>
        </w:rPr>
      </w:pPr>
      <w:r w:rsidRPr="00872BAB">
        <w:rPr>
          <w:rFonts w:asciiTheme="majorHAnsi" w:hAnsiTheme="majorHAnsi" w:cstheme="majorHAnsi"/>
        </w:rPr>
        <w:t>The tricky part of the project is how to model the sales rank into a dependent variable. At first, we treated the delta of log rank</w:t>
      </w:r>
      <w:r w:rsidRPr="00872BAB">
        <w:rPr>
          <w:rFonts w:asciiTheme="majorHAnsi" w:hAnsiTheme="majorHAnsi" w:cstheme="majorHAnsi"/>
          <w:vertAlign w:val="superscript"/>
        </w:rPr>
        <w:footnoteReference w:id="1"/>
      </w:r>
      <w:r w:rsidRPr="00872BAB">
        <w:rPr>
          <w:rFonts w:asciiTheme="majorHAnsi" w:hAnsiTheme="majorHAnsi" w:cstheme="majorHAnsi"/>
        </w:rPr>
        <w:t xml:space="preserve"> as the prediction target. It measures the growth of logarithm of sales rank over a period. However, the machine learning models using this dependent variable resulted in negative R-squared scores. Therefore, we altered the direction of our research and adopted </w:t>
      </w:r>
      <w:r w:rsidRPr="00872BAB">
        <w:rPr>
          <w:rFonts w:asciiTheme="majorHAnsi" w:hAnsiTheme="majorHAnsi" w:cstheme="majorHAnsi"/>
          <w:b/>
        </w:rPr>
        <w:t>delta of delta log rank</w:t>
      </w:r>
      <w:r w:rsidRPr="00872BAB">
        <w:rPr>
          <w:rFonts w:asciiTheme="majorHAnsi" w:hAnsiTheme="majorHAnsi" w:cstheme="majorHAnsi"/>
        </w:rPr>
        <w:t xml:space="preserve"> as the new dependent variable. The first “</w:t>
      </w:r>
      <w:r w:rsidRPr="00872BAB">
        <w:rPr>
          <w:rFonts w:asciiTheme="majorHAnsi" w:hAnsiTheme="majorHAnsi" w:cstheme="majorHAnsi"/>
          <w:b/>
        </w:rPr>
        <w:t>delta</w:t>
      </w:r>
      <w:r w:rsidRPr="00872BAB">
        <w:rPr>
          <w:rFonts w:asciiTheme="majorHAnsi" w:hAnsiTheme="majorHAnsi" w:cstheme="majorHAnsi"/>
        </w:rPr>
        <w:t>” of the term-delta of delta log rank means the difference between the delta log rank of the product in question and the delta log rank of its competing product set. The product set consists of 10 items within the same category and they have similar sales ranks as the product in interest. In other words, delta of delta log rank depicts the difference in sales rank growth of a product and its competitors. The purpose of analyzing this variable is that we want to look at which review attributes will lead to better sales rank improvement against competitors.</w:t>
      </w:r>
    </w:p>
    <w:p w14:paraId="3C56B086" w14:textId="77777777" w:rsidR="00C71DEF" w:rsidRPr="00872BAB" w:rsidRDefault="00C71DEF" w:rsidP="00227013">
      <w:pPr>
        <w:jc w:val="both"/>
        <w:rPr>
          <w:rFonts w:asciiTheme="majorHAnsi" w:hAnsiTheme="majorHAnsi" w:cstheme="majorHAnsi"/>
        </w:rPr>
      </w:pPr>
    </w:p>
    <w:p w14:paraId="64BEDAC5" w14:textId="35842C03" w:rsidR="00C71DEF" w:rsidRPr="00872BAB" w:rsidRDefault="00865578" w:rsidP="00227013">
      <w:pPr>
        <w:jc w:val="both"/>
        <w:rPr>
          <w:rFonts w:asciiTheme="majorHAnsi" w:hAnsiTheme="majorHAnsi" w:cstheme="majorHAnsi"/>
        </w:rPr>
      </w:pPr>
      <w:r w:rsidRPr="000734A0">
        <w:rPr>
          <w:rFonts w:asciiTheme="majorHAnsi" w:hAnsiTheme="majorHAnsi" w:cstheme="majorHAnsi"/>
          <w:color w:val="24A88C"/>
          <w:sz w:val="32"/>
          <w:szCs w:val="32"/>
        </w:rPr>
        <w:t>Visualize Delta of Delta Log Rank Approach</w:t>
      </w:r>
    </w:p>
    <w:p w14:paraId="08DBAC75" w14:textId="6A0DBB11" w:rsidR="00C71DEF" w:rsidRPr="00872BAB" w:rsidRDefault="00D038BE" w:rsidP="00227013">
      <w:pPr>
        <w:jc w:val="both"/>
        <w:rPr>
          <w:rFonts w:asciiTheme="majorHAnsi" w:hAnsiTheme="majorHAnsi" w:cstheme="majorHAnsi"/>
        </w:rPr>
      </w:pPr>
      <w:r w:rsidRPr="00872BAB">
        <w:rPr>
          <w:rFonts w:asciiTheme="majorHAnsi" w:hAnsiTheme="majorHAnsi" w:cstheme="majorHAnsi"/>
          <w:noProof/>
        </w:rPr>
        <w:drawing>
          <wp:anchor distT="0" distB="0" distL="114300" distR="114300" simplePos="0" relativeHeight="251658240" behindDoc="0" locked="0" layoutInCell="1" allowOverlap="1" wp14:anchorId="6340C240" wp14:editId="254A60AE">
            <wp:simplePos x="0" y="0"/>
            <wp:positionH relativeFrom="column">
              <wp:posOffset>1116301</wp:posOffset>
            </wp:positionH>
            <wp:positionV relativeFrom="paragraph">
              <wp:posOffset>1674428</wp:posOffset>
            </wp:positionV>
            <wp:extent cx="3790223" cy="2373252"/>
            <wp:effectExtent l="0" t="0" r="0" b="0"/>
            <wp:wrapNone/>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cstate="print">
                      <a:clrChange>
                        <a:clrFrom>
                          <a:srgbClr val="FEFFFF"/>
                        </a:clrFrom>
                        <a:clrTo>
                          <a:srgbClr val="FEFFFF">
                            <a:alpha val="0"/>
                          </a:srgbClr>
                        </a:clrTo>
                      </a:clrChange>
                      <a:extLst>
                        <a:ext uri="{28A0092B-C50C-407E-A947-70E740481C1C}">
                          <a14:useLocalDpi xmlns:a14="http://schemas.microsoft.com/office/drawing/2010/main" val="0"/>
                        </a:ext>
                      </a:extLst>
                    </a:blip>
                    <a:srcRect/>
                    <a:stretch>
                      <a:fillRect/>
                    </a:stretch>
                  </pic:blipFill>
                  <pic:spPr>
                    <a:xfrm>
                      <a:off x="0" y="0"/>
                      <a:ext cx="3790223" cy="2373252"/>
                    </a:xfrm>
                    <a:prstGeom prst="rect">
                      <a:avLst/>
                    </a:prstGeom>
                    <a:ln/>
                  </pic:spPr>
                </pic:pic>
              </a:graphicData>
            </a:graphic>
            <wp14:sizeRelH relativeFrom="page">
              <wp14:pctWidth>0</wp14:pctWidth>
            </wp14:sizeRelH>
            <wp14:sizeRelV relativeFrom="page">
              <wp14:pctHeight>0</wp14:pctHeight>
            </wp14:sizeRelV>
          </wp:anchor>
        </w:drawing>
      </w:r>
      <w:r w:rsidR="00865578" w:rsidRPr="00872BAB">
        <w:rPr>
          <w:rFonts w:asciiTheme="majorHAnsi" w:hAnsiTheme="majorHAnsi" w:cstheme="majorHAnsi"/>
        </w:rPr>
        <w:t xml:space="preserve">The following graphs will provide you with more detailed information on the selection of competing products. The red line visualizes the sales rank movement against time for the product in interest, which we name as </w:t>
      </w:r>
      <w:r w:rsidR="00865578" w:rsidRPr="00872BAB">
        <w:rPr>
          <w:rFonts w:asciiTheme="majorHAnsi" w:hAnsiTheme="majorHAnsi" w:cstheme="majorHAnsi"/>
          <w:b/>
          <w:i/>
        </w:rPr>
        <w:t>product*</w:t>
      </w:r>
      <w:r w:rsidR="00865578" w:rsidRPr="00872BAB">
        <w:rPr>
          <w:rFonts w:asciiTheme="majorHAnsi" w:hAnsiTheme="majorHAnsi" w:cstheme="majorHAnsi"/>
        </w:rPr>
        <w:t xml:space="preserve">. In week 1, from the same category, we take 10 products that have the closest sales ranks to the </w:t>
      </w:r>
      <w:r w:rsidR="00865578" w:rsidRPr="00872BAB">
        <w:rPr>
          <w:rFonts w:asciiTheme="majorHAnsi" w:hAnsiTheme="majorHAnsi" w:cstheme="majorHAnsi"/>
          <w:b/>
          <w:i/>
        </w:rPr>
        <w:t>product*</w:t>
      </w:r>
      <w:r w:rsidR="00865578" w:rsidRPr="00872BAB">
        <w:rPr>
          <w:rFonts w:asciiTheme="majorHAnsi" w:hAnsiTheme="majorHAnsi" w:cstheme="majorHAnsi"/>
        </w:rPr>
        <w:t xml:space="preserve"> and their respective sales rank values are represented by yellow dots. Then, we bundle the 10 products into a product set called </w:t>
      </w:r>
      <w:r w:rsidR="00865578" w:rsidRPr="00872BAB">
        <w:rPr>
          <w:rFonts w:asciiTheme="majorHAnsi" w:hAnsiTheme="majorHAnsi" w:cstheme="majorHAnsi"/>
          <w:b/>
          <w:i/>
        </w:rPr>
        <w:t>product set in week 1</w:t>
      </w:r>
      <w:r w:rsidR="00865578" w:rsidRPr="00872BAB">
        <w:rPr>
          <w:rFonts w:asciiTheme="majorHAnsi" w:hAnsiTheme="majorHAnsi" w:cstheme="majorHAnsi"/>
        </w:rPr>
        <w:t xml:space="preserve"> by taking the average of their sales rank, and this product set is visualized by the yellow line. We will repeat this product set selection process every week, because we want to make two groups comparable in their current performances and investigate their difference in the next period. The same logic is applied to week 2 that we pick another product set with similar sales rank as the </w:t>
      </w:r>
      <w:r w:rsidR="00865578" w:rsidRPr="00872BAB">
        <w:rPr>
          <w:rFonts w:asciiTheme="majorHAnsi" w:hAnsiTheme="majorHAnsi" w:cstheme="majorHAnsi"/>
          <w:b/>
          <w:i/>
        </w:rPr>
        <w:t>product*</w:t>
      </w:r>
      <w:r w:rsidR="00865578" w:rsidRPr="00872BAB">
        <w:rPr>
          <w:rFonts w:asciiTheme="majorHAnsi" w:hAnsiTheme="majorHAnsi" w:cstheme="majorHAnsi"/>
        </w:rPr>
        <w:t xml:space="preserve">, and the </w:t>
      </w:r>
      <w:r w:rsidR="00865578" w:rsidRPr="00872BAB">
        <w:rPr>
          <w:rFonts w:asciiTheme="majorHAnsi" w:hAnsiTheme="majorHAnsi" w:cstheme="majorHAnsi"/>
          <w:b/>
          <w:i/>
        </w:rPr>
        <w:t>product set in week 2</w:t>
      </w:r>
      <w:r w:rsidR="00865578" w:rsidRPr="00872BAB">
        <w:rPr>
          <w:rFonts w:asciiTheme="majorHAnsi" w:hAnsiTheme="majorHAnsi" w:cstheme="majorHAnsi"/>
        </w:rPr>
        <w:t xml:space="preserve"> is plotted in green.</w:t>
      </w:r>
    </w:p>
    <w:p w14:paraId="6E73C5C4" w14:textId="79D48C0D" w:rsidR="00C71DEF" w:rsidRPr="00872BAB" w:rsidRDefault="00C71DEF" w:rsidP="00227013">
      <w:pPr>
        <w:jc w:val="both"/>
        <w:rPr>
          <w:rFonts w:asciiTheme="majorHAnsi" w:hAnsiTheme="majorHAnsi" w:cstheme="majorHAnsi"/>
        </w:rPr>
      </w:pPr>
    </w:p>
    <w:p w14:paraId="6A76D20F" w14:textId="370E74EC" w:rsidR="00C71DEF" w:rsidRPr="00872BAB" w:rsidRDefault="00C71DEF" w:rsidP="00227013">
      <w:pPr>
        <w:jc w:val="both"/>
        <w:rPr>
          <w:rFonts w:asciiTheme="majorHAnsi" w:hAnsiTheme="majorHAnsi" w:cstheme="majorHAnsi"/>
        </w:rPr>
      </w:pPr>
    </w:p>
    <w:p w14:paraId="40A84878" w14:textId="12F0E90E" w:rsidR="00D038BE" w:rsidRPr="00872BAB" w:rsidRDefault="00D038BE" w:rsidP="00227013">
      <w:pPr>
        <w:jc w:val="both"/>
        <w:rPr>
          <w:rFonts w:asciiTheme="majorHAnsi" w:hAnsiTheme="majorHAnsi" w:cstheme="majorHAnsi"/>
        </w:rPr>
      </w:pPr>
    </w:p>
    <w:p w14:paraId="3F29802C" w14:textId="3626F9C4" w:rsidR="00D038BE" w:rsidRPr="00872BAB" w:rsidRDefault="00D038BE" w:rsidP="00227013">
      <w:pPr>
        <w:jc w:val="both"/>
        <w:rPr>
          <w:rFonts w:asciiTheme="majorHAnsi" w:hAnsiTheme="majorHAnsi" w:cstheme="majorHAnsi"/>
        </w:rPr>
      </w:pPr>
    </w:p>
    <w:p w14:paraId="1048AF9E" w14:textId="4F860AF4" w:rsidR="00D038BE" w:rsidRPr="00872BAB" w:rsidRDefault="00D038BE" w:rsidP="00227013">
      <w:pPr>
        <w:jc w:val="both"/>
        <w:rPr>
          <w:rFonts w:asciiTheme="majorHAnsi" w:hAnsiTheme="majorHAnsi" w:cstheme="majorHAnsi"/>
        </w:rPr>
      </w:pPr>
    </w:p>
    <w:p w14:paraId="645F0236" w14:textId="2BE4CE13" w:rsidR="00D038BE" w:rsidRPr="00872BAB" w:rsidRDefault="00D038BE" w:rsidP="00227013">
      <w:pPr>
        <w:jc w:val="both"/>
        <w:rPr>
          <w:rFonts w:asciiTheme="majorHAnsi" w:hAnsiTheme="majorHAnsi" w:cstheme="majorHAnsi"/>
        </w:rPr>
      </w:pPr>
    </w:p>
    <w:p w14:paraId="03C27D6E" w14:textId="5752A639" w:rsidR="00D038BE" w:rsidRPr="00872BAB" w:rsidRDefault="00D038BE" w:rsidP="00227013">
      <w:pPr>
        <w:jc w:val="both"/>
        <w:rPr>
          <w:rFonts w:asciiTheme="majorHAnsi" w:hAnsiTheme="majorHAnsi" w:cstheme="majorHAnsi"/>
        </w:rPr>
      </w:pPr>
    </w:p>
    <w:p w14:paraId="18BFBA91" w14:textId="0E6508B2" w:rsidR="00D038BE" w:rsidRPr="00872BAB" w:rsidRDefault="00D038BE" w:rsidP="00227013">
      <w:pPr>
        <w:jc w:val="both"/>
        <w:rPr>
          <w:rFonts w:asciiTheme="majorHAnsi" w:hAnsiTheme="majorHAnsi" w:cstheme="majorHAnsi"/>
        </w:rPr>
      </w:pPr>
    </w:p>
    <w:p w14:paraId="550B5B18" w14:textId="2FB29E08" w:rsidR="00D038BE" w:rsidRPr="00872BAB" w:rsidRDefault="00D038BE" w:rsidP="00227013">
      <w:pPr>
        <w:jc w:val="both"/>
        <w:rPr>
          <w:rFonts w:asciiTheme="majorHAnsi" w:hAnsiTheme="majorHAnsi" w:cstheme="majorHAnsi"/>
        </w:rPr>
      </w:pPr>
    </w:p>
    <w:p w14:paraId="72656B79" w14:textId="37D9079B" w:rsidR="00D038BE" w:rsidRPr="00872BAB" w:rsidRDefault="00D038BE" w:rsidP="00227013">
      <w:pPr>
        <w:jc w:val="both"/>
        <w:rPr>
          <w:rFonts w:asciiTheme="majorHAnsi" w:hAnsiTheme="majorHAnsi" w:cstheme="majorHAnsi"/>
        </w:rPr>
      </w:pPr>
    </w:p>
    <w:p w14:paraId="1C058886" w14:textId="1B532D89" w:rsidR="00D038BE" w:rsidRPr="00872BAB" w:rsidRDefault="00D038BE" w:rsidP="00227013">
      <w:pPr>
        <w:jc w:val="both"/>
        <w:rPr>
          <w:rFonts w:asciiTheme="majorHAnsi" w:hAnsiTheme="majorHAnsi" w:cstheme="majorHAnsi"/>
        </w:rPr>
      </w:pPr>
    </w:p>
    <w:p w14:paraId="6106A4BA" w14:textId="2A3EAC9B" w:rsidR="00D038BE" w:rsidRDefault="00A930F5" w:rsidP="00227013">
      <w:pPr>
        <w:jc w:val="both"/>
        <w:rPr>
          <w:rFonts w:asciiTheme="majorHAnsi" w:hAnsiTheme="majorHAnsi" w:cstheme="majorHAnsi"/>
        </w:rPr>
      </w:pPr>
      <w:r w:rsidRPr="00793DBB">
        <w:rPr>
          <w:rFonts w:asciiTheme="majorHAnsi" w:hAnsiTheme="majorHAnsi" w:cstheme="majorHAnsi"/>
          <w:noProof/>
        </w:rPr>
        <mc:AlternateContent>
          <mc:Choice Requires="wps">
            <w:drawing>
              <wp:anchor distT="45720" distB="45720" distL="114300" distR="114300" simplePos="0" relativeHeight="251673600" behindDoc="0" locked="0" layoutInCell="1" allowOverlap="1" wp14:anchorId="08AE2A08" wp14:editId="6FF7B675">
                <wp:simplePos x="0" y="0"/>
                <wp:positionH relativeFrom="column">
                  <wp:posOffset>0</wp:posOffset>
                </wp:positionH>
                <wp:positionV relativeFrom="paragraph">
                  <wp:posOffset>237767</wp:posOffset>
                </wp:positionV>
                <wp:extent cx="5882640" cy="268605"/>
                <wp:effectExtent l="0" t="0" r="381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640" cy="268605"/>
                        </a:xfrm>
                        <a:prstGeom prst="rect">
                          <a:avLst/>
                        </a:prstGeom>
                        <a:solidFill>
                          <a:srgbClr val="FFFFFF"/>
                        </a:solidFill>
                        <a:ln w="9525">
                          <a:noFill/>
                          <a:miter lim="800000"/>
                          <a:headEnd/>
                          <a:tailEnd/>
                        </a:ln>
                      </wps:spPr>
                      <wps:txbx>
                        <w:txbxContent>
                          <w:p w14:paraId="67A29EEF" w14:textId="531EC504" w:rsidR="00A930F5" w:rsidRPr="00793DBB" w:rsidRDefault="00A930F5" w:rsidP="00A930F5">
                            <w:pPr>
                              <w:jc w:val="center"/>
                              <w:rPr>
                                <w:rFonts w:asciiTheme="majorHAnsi" w:hAnsiTheme="majorHAnsi" w:cstheme="majorHAnsi"/>
                                <w:i/>
                                <w:iCs/>
                                <w:sz w:val="20"/>
                                <w:szCs w:val="20"/>
                              </w:rPr>
                            </w:pPr>
                            <w:r w:rsidRPr="00793DBB">
                              <w:rPr>
                                <w:rFonts w:asciiTheme="majorHAnsi" w:hAnsiTheme="majorHAnsi" w:cstheme="majorHAnsi"/>
                                <w:i/>
                                <w:iCs/>
                                <w:sz w:val="20"/>
                                <w:szCs w:val="20"/>
                              </w:rPr>
                              <w:t xml:space="preserve">Fig </w:t>
                            </w:r>
                            <w:r>
                              <w:rPr>
                                <w:rFonts w:asciiTheme="majorHAnsi" w:hAnsiTheme="majorHAnsi" w:cstheme="majorHAnsi"/>
                                <w:i/>
                                <w:iCs/>
                                <w:sz w:val="20"/>
                                <w:szCs w:val="20"/>
                              </w:rPr>
                              <w:t>3</w:t>
                            </w:r>
                            <w:r w:rsidRPr="00793DBB">
                              <w:rPr>
                                <w:rFonts w:asciiTheme="majorHAnsi" w:hAnsiTheme="majorHAnsi" w:cstheme="majorHAnsi"/>
                                <w:i/>
                                <w:iCs/>
                                <w:sz w:val="20"/>
                                <w:szCs w:val="20"/>
                              </w:rPr>
                              <w:t xml:space="preserve">: </w:t>
                            </w:r>
                            <w:r>
                              <w:rPr>
                                <w:rFonts w:asciiTheme="majorHAnsi" w:hAnsiTheme="majorHAnsi" w:cstheme="majorHAnsi"/>
                                <w:i/>
                                <w:iCs/>
                                <w:sz w:val="20"/>
                                <w:szCs w:val="20"/>
                              </w:rPr>
                              <w:t xml:space="preserve">Sales rank trend for product and product set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AE2A08" id="_x0000_s1028" type="#_x0000_t202" style="position:absolute;left:0;text-align:left;margin-left:0;margin-top:18.7pt;width:463.2pt;height:21.1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" stroked="f">
                <v:textbox>
                  <w:txbxContent>
                    <w:p w14:paraId="67A29EEF" w14:textId="531EC504" w:rsidR="00A930F5" w:rsidRPr="00793DBB" w:rsidRDefault="00A930F5" w:rsidP="00A930F5">
                      <w:pPr>
                        <w:jc w:val="center"/>
                        <w:rPr>
                          <w:rFonts w:asciiTheme="majorHAnsi" w:hAnsiTheme="majorHAnsi" w:cstheme="majorHAnsi"/>
                          <w:i/>
                          <w:iCs/>
                          <w:sz w:val="20"/>
                          <w:szCs w:val="20"/>
                        </w:rPr>
                      </w:pPr>
                      <w:r w:rsidRPr="00793DBB">
                        <w:rPr>
                          <w:rFonts w:asciiTheme="majorHAnsi" w:hAnsiTheme="majorHAnsi" w:cstheme="majorHAnsi"/>
                          <w:i/>
                          <w:iCs/>
                          <w:sz w:val="20"/>
                          <w:szCs w:val="20"/>
                        </w:rPr>
                        <w:t xml:space="preserve">Fig </w:t>
                      </w:r>
                      <w:r>
                        <w:rPr>
                          <w:rFonts w:asciiTheme="majorHAnsi" w:hAnsiTheme="majorHAnsi" w:cstheme="majorHAnsi"/>
                          <w:i/>
                          <w:iCs/>
                          <w:sz w:val="20"/>
                          <w:szCs w:val="20"/>
                        </w:rPr>
                        <w:t>3</w:t>
                      </w:r>
                      <w:r w:rsidRPr="00793DBB">
                        <w:rPr>
                          <w:rFonts w:asciiTheme="majorHAnsi" w:hAnsiTheme="majorHAnsi" w:cstheme="majorHAnsi"/>
                          <w:i/>
                          <w:iCs/>
                          <w:sz w:val="20"/>
                          <w:szCs w:val="20"/>
                        </w:rPr>
                        <w:t xml:space="preserve">: </w:t>
                      </w:r>
                      <w:r>
                        <w:rPr>
                          <w:rFonts w:asciiTheme="majorHAnsi" w:hAnsiTheme="majorHAnsi" w:cstheme="majorHAnsi"/>
                          <w:i/>
                          <w:iCs/>
                          <w:sz w:val="20"/>
                          <w:szCs w:val="20"/>
                        </w:rPr>
                        <w:t xml:space="preserve">Sales rank trend for product and product set </w:t>
                      </w:r>
                    </w:p>
                  </w:txbxContent>
                </v:textbox>
                <w10:wrap type="square"/>
              </v:shape>
            </w:pict>
          </mc:Fallback>
        </mc:AlternateContent>
      </w:r>
    </w:p>
    <w:p w14:paraId="0A047253" w14:textId="2C829FF1" w:rsidR="00A930F5" w:rsidRPr="00872BAB" w:rsidRDefault="00A930F5" w:rsidP="00227013">
      <w:pPr>
        <w:jc w:val="both"/>
        <w:rPr>
          <w:rFonts w:asciiTheme="majorHAnsi" w:hAnsiTheme="majorHAnsi" w:cstheme="majorHAnsi"/>
        </w:rPr>
      </w:pPr>
    </w:p>
    <w:p w14:paraId="6B656BFA" w14:textId="0C7488AD" w:rsidR="00C71DEF" w:rsidRPr="00872BAB" w:rsidRDefault="00865578" w:rsidP="00227013">
      <w:pPr>
        <w:jc w:val="both"/>
        <w:rPr>
          <w:rFonts w:asciiTheme="majorHAnsi" w:hAnsiTheme="majorHAnsi" w:cstheme="majorHAnsi"/>
        </w:rPr>
      </w:pPr>
      <w:r w:rsidRPr="00872BAB">
        <w:rPr>
          <w:rFonts w:asciiTheme="majorHAnsi" w:hAnsiTheme="majorHAnsi" w:cstheme="majorHAnsi"/>
        </w:rPr>
        <w:t xml:space="preserve">Now we will explain what “delta of delta log rank” is using the graph below. After selecting the comparable </w:t>
      </w:r>
      <w:r w:rsidRPr="00872BAB">
        <w:rPr>
          <w:rFonts w:asciiTheme="majorHAnsi" w:hAnsiTheme="majorHAnsi" w:cstheme="majorHAnsi"/>
          <w:b/>
          <w:i/>
        </w:rPr>
        <w:t>product set in week 1</w:t>
      </w:r>
      <w:r w:rsidRPr="00872BAB">
        <w:rPr>
          <w:rFonts w:asciiTheme="majorHAnsi" w:hAnsiTheme="majorHAnsi" w:cstheme="majorHAnsi"/>
        </w:rPr>
        <w:t xml:space="preserve">, we will calculate its delta log sales rank (yellow Δ symbol), which measures the change in sales rank from week 1 to week 2. The delta log sales rank of </w:t>
      </w:r>
      <w:r w:rsidRPr="00872BAB">
        <w:rPr>
          <w:rFonts w:asciiTheme="majorHAnsi" w:hAnsiTheme="majorHAnsi" w:cstheme="majorHAnsi"/>
          <w:b/>
          <w:i/>
        </w:rPr>
        <w:t>product*</w:t>
      </w:r>
      <w:r w:rsidRPr="00872BAB">
        <w:rPr>
          <w:rFonts w:asciiTheme="majorHAnsi" w:hAnsiTheme="majorHAnsi" w:cstheme="majorHAnsi"/>
        </w:rPr>
        <w:t xml:space="preserve"> is also computed, which is denoted by the red Δ symbol. The delta of delta log rank is the difference between the red Δ and the yellow Δ. Therefore, in other words, delta of delta log rank is the difference in growth of sales rank between the product in interest and its competitors with similar performance in this </w:t>
      </w:r>
      <w:proofErr w:type="gramStart"/>
      <w:r w:rsidRPr="00872BAB">
        <w:rPr>
          <w:rFonts w:asciiTheme="majorHAnsi" w:hAnsiTheme="majorHAnsi" w:cstheme="majorHAnsi"/>
        </w:rPr>
        <w:t>time period</w:t>
      </w:r>
      <w:proofErr w:type="gramEnd"/>
      <w:r w:rsidRPr="00872BAB">
        <w:rPr>
          <w:rFonts w:asciiTheme="majorHAnsi" w:hAnsiTheme="majorHAnsi" w:cstheme="majorHAnsi"/>
        </w:rPr>
        <w:t>.</w:t>
      </w:r>
    </w:p>
    <w:p w14:paraId="516412F1" w14:textId="6DAC010E" w:rsidR="00D038BE" w:rsidRPr="00872BAB" w:rsidRDefault="00D038BE" w:rsidP="00227013">
      <w:pPr>
        <w:jc w:val="both"/>
        <w:rPr>
          <w:rFonts w:asciiTheme="majorHAnsi" w:hAnsiTheme="majorHAnsi" w:cstheme="majorHAnsi"/>
        </w:rPr>
      </w:pPr>
      <w:r w:rsidRPr="00872BAB">
        <w:rPr>
          <w:rFonts w:asciiTheme="majorHAnsi" w:hAnsiTheme="majorHAnsi" w:cstheme="majorHAnsi"/>
          <w:noProof/>
        </w:rPr>
        <w:drawing>
          <wp:anchor distT="0" distB="0" distL="114300" distR="114300" simplePos="0" relativeHeight="251659264" behindDoc="0" locked="0" layoutInCell="1" allowOverlap="1" wp14:anchorId="4476C75A" wp14:editId="725983EE">
            <wp:simplePos x="0" y="0"/>
            <wp:positionH relativeFrom="column">
              <wp:posOffset>823658</wp:posOffset>
            </wp:positionH>
            <wp:positionV relativeFrom="paragraph">
              <wp:posOffset>92962</wp:posOffset>
            </wp:positionV>
            <wp:extent cx="3441215" cy="2212708"/>
            <wp:effectExtent l="0" t="0" r="0" b="0"/>
            <wp:wrapNone/>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cstate="print">
                      <a:clrChange>
                        <a:clrFrom>
                          <a:srgbClr val="FFFFFE"/>
                        </a:clrFrom>
                        <a:clrTo>
                          <a:srgbClr val="FFFFFE">
                            <a:alpha val="0"/>
                          </a:srgbClr>
                        </a:clrTo>
                      </a:clrChange>
                      <a:extLst>
                        <a:ext uri="{28A0092B-C50C-407E-A947-70E740481C1C}">
                          <a14:useLocalDpi xmlns:a14="http://schemas.microsoft.com/office/drawing/2010/main" val="0"/>
                        </a:ext>
                      </a:extLst>
                    </a:blip>
                    <a:srcRect/>
                    <a:stretch>
                      <a:fillRect/>
                    </a:stretch>
                  </pic:blipFill>
                  <pic:spPr>
                    <a:xfrm>
                      <a:off x="0" y="0"/>
                      <a:ext cx="3441274" cy="2212746"/>
                    </a:xfrm>
                    <a:prstGeom prst="rect">
                      <a:avLst/>
                    </a:prstGeom>
                    <a:ln/>
                  </pic:spPr>
                </pic:pic>
              </a:graphicData>
            </a:graphic>
            <wp14:sizeRelH relativeFrom="page">
              <wp14:pctWidth>0</wp14:pctWidth>
            </wp14:sizeRelH>
            <wp14:sizeRelV relativeFrom="page">
              <wp14:pctHeight>0</wp14:pctHeight>
            </wp14:sizeRelV>
          </wp:anchor>
        </w:drawing>
      </w:r>
    </w:p>
    <w:p w14:paraId="6049760E" w14:textId="0ECC735C" w:rsidR="00D038BE" w:rsidRPr="00872BAB" w:rsidRDefault="00D038BE" w:rsidP="00227013">
      <w:pPr>
        <w:jc w:val="both"/>
        <w:rPr>
          <w:rFonts w:asciiTheme="majorHAnsi" w:hAnsiTheme="majorHAnsi" w:cstheme="majorHAnsi"/>
        </w:rPr>
      </w:pPr>
    </w:p>
    <w:p w14:paraId="0A3E6447" w14:textId="1699B1B7" w:rsidR="00D038BE" w:rsidRPr="00872BAB" w:rsidRDefault="00D038BE" w:rsidP="00227013">
      <w:pPr>
        <w:jc w:val="both"/>
        <w:rPr>
          <w:rFonts w:asciiTheme="majorHAnsi" w:hAnsiTheme="majorHAnsi" w:cstheme="majorHAnsi"/>
        </w:rPr>
      </w:pPr>
    </w:p>
    <w:p w14:paraId="21437C9E" w14:textId="351089A6" w:rsidR="00D038BE" w:rsidRPr="00872BAB" w:rsidRDefault="00D038BE" w:rsidP="00227013">
      <w:pPr>
        <w:jc w:val="both"/>
        <w:rPr>
          <w:rFonts w:asciiTheme="majorHAnsi" w:hAnsiTheme="majorHAnsi" w:cstheme="majorHAnsi"/>
        </w:rPr>
      </w:pPr>
    </w:p>
    <w:p w14:paraId="567D6D62" w14:textId="24DA3EC4" w:rsidR="00D038BE" w:rsidRPr="00872BAB" w:rsidRDefault="00D038BE" w:rsidP="00227013">
      <w:pPr>
        <w:jc w:val="both"/>
        <w:rPr>
          <w:rFonts w:asciiTheme="majorHAnsi" w:hAnsiTheme="majorHAnsi" w:cstheme="majorHAnsi"/>
        </w:rPr>
      </w:pPr>
    </w:p>
    <w:p w14:paraId="63A6A9D6" w14:textId="0BCE5F45" w:rsidR="00D038BE" w:rsidRPr="00872BAB" w:rsidRDefault="00D038BE" w:rsidP="00227013">
      <w:pPr>
        <w:jc w:val="both"/>
        <w:rPr>
          <w:rFonts w:asciiTheme="majorHAnsi" w:hAnsiTheme="majorHAnsi" w:cstheme="majorHAnsi"/>
        </w:rPr>
      </w:pPr>
    </w:p>
    <w:p w14:paraId="07299C75" w14:textId="36E64E39" w:rsidR="00D038BE" w:rsidRPr="00872BAB" w:rsidRDefault="00D038BE" w:rsidP="00227013">
      <w:pPr>
        <w:jc w:val="both"/>
        <w:rPr>
          <w:rFonts w:asciiTheme="majorHAnsi" w:hAnsiTheme="majorHAnsi" w:cstheme="majorHAnsi"/>
        </w:rPr>
      </w:pPr>
    </w:p>
    <w:p w14:paraId="2D659E41" w14:textId="2E74EFAB" w:rsidR="00D038BE" w:rsidRPr="00872BAB" w:rsidRDefault="00D038BE" w:rsidP="00227013">
      <w:pPr>
        <w:jc w:val="both"/>
        <w:rPr>
          <w:rFonts w:asciiTheme="majorHAnsi" w:hAnsiTheme="majorHAnsi" w:cstheme="majorHAnsi"/>
        </w:rPr>
      </w:pPr>
    </w:p>
    <w:p w14:paraId="571B349B" w14:textId="49BE1512" w:rsidR="00D038BE" w:rsidRPr="00872BAB" w:rsidRDefault="00D038BE" w:rsidP="00227013">
      <w:pPr>
        <w:jc w:val="both"/>
        <w:rPr>
          <w:rFonts w:asciiTheme="majorHAnsi" w:hAnsiTheme="majorHAnsi" w:cstheme="majorHAnsi"/>
        </w:rPr>
      </w:pPr>
    </w:p>
    <w:p w14:paraId="1C3B298F" w14:textId="24B61A82" w:rsidR="00D038BE" w:rsidRPr="00872BAB" w:rsidRDefault="00D038BE" w:rsidP="00227013">
      <w:pPr>
        <w:jc w:val="both"/>
        <w:rPr>
          <w:rFonts w:asciiTheme="majorHAnsi" w:hAnsiTheme="majorHAnsi" w:cstheme="majorHAnsi"/>
        </w:rPr>
      </w:pPr>
    </w:p>
    <w:p w14:paraId="7923B29B" w14:textId="7D771F88" w:rsidR="00D038BE" w:rsidRPr="00872BAB" w:rsidRDefault="00A930F5" w:rsidP="00227013">
      <w:pPr>
        <w:jc w:val="both"/>
        <w:rPr>
          <w:rFonts w:asciiTheme="majorHAnsi" w:hAnsiTheme="majorHAnsi" w:cstheme="majorHAnsi"/>
        </w:rPr>
      </w:pPr>
      <w:r w:rsidRPr="00793DBB">
        <w:rPr>
          <w:rFonts w:asciiTheme="majorHAnsi" w:hAnsiTheme="majorHAnsi" w:cstheme="majorHAnsi"/>
          <w:noProof/>
        </w:rPr>
        <mc:AlternateContent>
          <mc:Choice Requires="wps">
            <w:drawing>
              <wp:anchor distT="45720" distB="45720" distL="114300" distR="114300" simplePos="0" relativeHeight="251675648" behindDoc="0" locked="0" layoutInCell="1" allowOverlap="1" wp14:anchorId="0917B2CE" wp14:editId="57283763">
                <wp:simplePos x="0" y="0"/>
                <wp:positionH relativeFrom="column">
                  <wp:posOffset>0</wp:posOffset>
                </wp:positionH>
                <wp:positionV relativeFrom="paragraph">
                  <wp:posOffset>348082</wp:posOffset>
                </wp:positionV>
                <wp:extent cx="5882640" cy="268605"/>
                <wp:effectExtent l="0" t="0" r="381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640" cy="268605"/>
                        </a:xfrm>
                        <a:prstGeom prst="rect">
                          <a:avLst/>
                        </a:prstGeom>
                        <a:solidFill>
                          <a:srgbClr val="FFFFFF"/>
                        </a:solidFill>
                        <a:ln w="9525">
                          <a:noFill/>
                          <a:miter lim="800000"/>
                          <a:headEnd/>
                          <a:tailEnd/>
                        </a:ln>
                      </wps:spPr>
                      <wps:txbx>
                        <w:txbxContent>
                          <w:p w14:paraId="300C4F82" w14:textId="44AB10A9" w:rsidR="00A930F5" w:rsidRPr="00793DBB" w:rsidRDefault="00A930F5" w:rsidP="00A930F5">
                            <w:pPr>
                              <w:jc w:val="center"/>
                              <w:rPr>
                                <w:rFonts w:asciiTheme="majorHAnsi" w:hAnsiTheme="majorHAnsi" w:cstheme="majorHAnsi"/>
                                <w:i/>
                                <w:iCs/>
                                <w:sz w:val="20"/>
                                <w:szCs w:val="20"/>
                              </w:rPr>
                            </w:pPr>
                            <w:r w:rsidRPr="00793DBB">
                              <w:rPr>
                                <w:rFonts w:asciiTheme="majorHAnsi" w:hAnsiTheme="majorHAnsi" w:cstheme="majorHAnsi"/>
                                <w:i/>
                                <w:iCs/>
                                <w:sz w:val="20"/>
                                <w:szCs w:val="20"/>
                              </w:rPr>
                              <w:t xml:space="preserve">Fig </w:t>
                            </w:r>
                            <w:r>
                              <w:rPr>
                                <w:rFonts w:asciiTheme="majorHAnsi" w:hAnsiTheme="majorHAnsi" w:cstheme="majorHAnsi"/>
                                <w:i/>
                                <w:iCs/>
                                <w:sz w:val="20"/>
                                <w:szCs w:val="20"/>
                              </w:rPr>
                              <w:t>4a</w:t>
                            </w:r>
                            <w:r w:rsidRPr="00793DBB">
                              <w:rPr>
                                <w:rFonts w:asciiTheme="majorHAnsi" w:hAnsiTheme="majorHAnsi" w:cstheme="majorHAnsi"/>
                                <w:i/>
                                <w:iCs/>
                                <w:sz w:val="20"/>
                                <w:szCs w:val="20"/>
                              </w:rPr>
                              <w:t xml:space="preserve">: </w:t>
                            </w:r>
                            <w:r>
                              <w:rPr>
                                <w:rFonts w:asciiTheme="majorHAnsi" w:hAnsiTheme="majorHAnsi" w:cstheme="majorHAnsi"/>
                                <w:i/>
                                <w:iCs/>
                                <w:sz w:val="20"/>
                                <w:szCs w:val="20"/>
                              </w:rPr>
                              <w:t xml:space="preserve">Delta-Delta Sales Rank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17B2CE" id="_x0000_s1029" type="#_x0000_t202" style="position:absolute;left:0;text-align:left;margin-left:0;margin-top:27.4pt;width:463.2pt;height:21.1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" stroked="f">
                <v:textbox>
                  <w:txbxContent>
                    <w:p w14:paraId="300C4F82" w14:textId="44AB10A9" w:rsidR="00A930F5" w:rsidRPr="00793DBB" w:rsidRDefault="00A930F5" w:rsidP="00A930F5">
                      <w:pPr>
                        <w:jc w:val="center"/>
                        <w:rPr>
                          <w:rFonts w:asciiTheme="majorHAnsi" w:hAnsiTheme="majorHAnsi" w:cstheme="majorHAnsi"/>
                          <w:i/>
                          <w:iCs/>
                          <w:sz w:val="20"/>
                          <w:szCs w:val="20"/>
                        </w:rPr>
                      </w:pPr>
                      <w:r w:rsidRPr="00793DBB">
                        <w:rPr>
                          <w:rFonts w:asciiTheme="majorHAnsi" w:hAnsiTheme="majorHAnsi" w:cstheme="majorHAnsi"/>
                          <w:i/>
                          <w:iCs/>
                          <w:sz w:val="20"/>
                          <w:szCs w:val="20"/>
                        </w:rPr>
                        <w:t xml:space="preserve">Fig </w:t>
                      </w:r>
                      <w:r>
                        <w:rPr>
                          <w:rFonts w:asciiTheme="majorHAnsi" w:hAnsiTheme="majorHAnsi" w:cstheme="majorHAnsi"/>
                          <w:i/>
                          <w:iCs/>
                          <w:sz w:val="20"/>
                          <w:szCs w:val="20"/>
                        </w:rPr>
                        <w:t>4a</w:t>
                      </w:r>
                      <w:r w:rsidRPr="00793DBB">
                        <w:rPr>
                          <w:rFonts w:asciiTheme="majorHAnsi" w:hAnsiTheme="majorHAnsi" w:cstheme="majorHAnsi"/>
                          <w:i/>
                          <w:iCs/>
                          <w:sz w:val="20"/>
                          <w:szCs w:val="20"/>
                        </w:rPr>
                        <w:t xml:space="preserve">: </w:t>
                      </w:r>
                      <w:r>
                        <w:rPr>
                          <w:rFonts w:asciiTheme="majorHAnsi" w:hAnsiTheme="majorHAnsi" w:cstheme="majorHAnsi"/>
                          <w:i/>
                          <w:iCs/>
                          <w:sz w:val="20"/>
                          <w:szCs w:val="20"/>
                        </w:rPr>
                        <w:t xml:space="preserve">Delta-Delta Sales Rank  </w:t>
                      </w:r>
                    </w:p>
                  </w:txbxContent>
                </v:textbox>
                <w10:wrap type="square"/>
              </v:shape>
            </w:pict>
          </mc:Fallback>
        </mc:AlternateContent>
      </w:r>
    </w:p>
    <w:p w14:paraId="1E7B7A26" w14:textId="4E8800C3" w:rsidR="00D038BE" w:rsidRPr="00872BAB" w:rsidRDefault="00D038BE" w:rsidP="00227013">
      <w:pPr>
        <w:jc w:val="both"/>
        <w:rPr>
          <w:rFonts w:asciiTheme="majorHAnsi" w:hAnsiTheme="majorHAnsi" w:cstheme="majorHAnsi"/>
        </w:rPr>
      </w:pPr>
    </w:p>
    <w:p w14:paraId="7152134E" w14:textId="7A63AF69" w:rsidR="00C71DEF" w:rsidRPr="00872BAB" w:rsidRDefault="00D038BE" w:rsidP="00227013">
      <w:pPr>
        <w:jc w:val="both"/>
        <w:rPr>
          <w:rFonts w:asciiTheme="majorHAnsi" w:hAnsiTheme="majorHAnsi" w:cstheme="majorHAnsi"/>
        </w:rPr>
      </w:pPr>
      <w:r w:rsidRPr="00872BAB">
        <w:rPr>
          <w:rFonts w:asciiTheme="majorHAnsi" w:hAnsiTheme="majorHAnsi" w:cstheme="majorHAnsi"/>
          <w:noProof/>
        </w:rPr>
        <w:drawing>
          <wp:anchor distT="0" distB="0" distL="114300" distR="114300" simplePos="0" relativeHeight="251660288" behindDoc="0" locked="0" layoutInCell="1" allowOverlap="1" wp14:anchorId="47A3D671" wp14:editId="2A38A018">
            <wp:simplePos x="0" y="0"/>
            <wp:positionH relativeFrom="column">
              <wp:posOffset>1298309</wp:posOffset>
            </wp:positionH>
            <wp:positionV relativeFrom="paragraph">
              <wp:posOffset>1496553</wp:posOffset>
            </wp:positionV>
            <wp:extent cx="3412560" cy="2310431"/>
            <wp:effectExtent l="0" t="0" r="0" b="0"/>
            <wp:wrapNone/>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3417432" cy="2313729"/>
                    </a:xfrm>
                    <a:prstGeom prst="rect">
                      <a:avLst/>
                    </a:prstGeom>
                    <a:ln/>
                  </pic:spPr>
                </pic:pic>
              </a:graphicData>
            </a:graphic>
            <wp14:sizeRelH relativeFrom="page">
              <wp14:pctWidth>0</wp14:pctWidth>
            </wp14:sizeRelH>
            <wp14:sizeRelV relativeFrom="page">
              <wp14:pctHeight>0</wp14:pctHeight>
            </wp14:sizeRelV>
          </wp:anchor>
        </w:drawing>
      </w:r>
      <w:r w:rsidR="00865578" w:rsidRPr="00872BAB">
        <w:rPr>
          <w:rFonts w:asciiTheme="majorHAnsi" w:hAnsiTheme="majorHAnsi" w:cstheme="majorHAnsi"/>
        </w:rPr>
        <w:t xml:space="preserve">In the “key features” section, we introduce the relevant metrics that can help predict the sales rank. However, they are not directly put into the model. The independent variable eventually employed by the machine learning model is the difference between the key features of </w:t>
      </w:r>
      <w:r w:rsidR="00865578" w:rsidRPr="00872BAB">
        <w:rPr>
          <w:rFonts w:asciiTheme="majorHAnsi" w:hAnsiTheme="majorHAnsi" w:cstheme="majorHAnsi"/>
          <w:b/>
          <w:i/>
        </w:rPr>
        <w:t>product*</w:t>
      </w:r>
      <w:r w:rsidR="00865578" w:rsidRPr="00872BAB">
        <w:rPr>
          <w:rFonts w:asciiTheme="majorHAnsi" w:hAnsiTheme="majorHAnsi" w:cstheme="majorHAnsi"/>
        </w:rPr>
        <w:t xml:space="preserve"> and its competing </w:t>
      </w:r>
      <w:r w:rsidR="00865578" w:rsidRPr="00872BAB">
        <w:rPr>
          <w:rFonts w:asciiTheme="majorHAnsi" w:hAnsiTheme="majorHAnsi" w:cstheme="majorHAnsi"/>
          <w:b/>
          <w:i/>
        </w:rPr>
        <w:t>product set in week 1</w:t>
      </w:r>
      <w:r w:rsidR="00865578" w:rsidRPr="00872BAB">
        <w:rPr>
          <w:rFonts w:asciiTheme="majorHAnsi" w:hAnsiTheme="majorHAnsi" w:cstheme="majorHAnsi"/>
        </w:rPr>
        <w:t xml:space="preserve">. For example, the </w:t>
      </w:r>
      <w:r w:rsidR="00865578" w:rsidRPr="00872BAB">
        <w:rPr>
          <w:rFonts w:asciiTheme="majorHAnsi" w:hAnsiTheme="majorHAnsi" w:cstheme="majorHAnsi"/>
          <w:b/>
        </w:rPr>
        <w:t>difference</w:t>
      </w:r>
      <w:r w:rsidR="00865578" w:rsidRPr="00872BAB">
        <w:rPr>
          <w:rFonts w:asciiTheme="majorHAnsi" w:hAnsiTheme="majorHAnsi" w:cstheme="majorHAnsi"/>
        </w:rPr>
        <w:t xml:space="preserve"> of the average rating of the </w:t>
      </w:r>
      <w:r w:rsidR="00865578" w:rsidRPr="00872BAB">
        <w:rPr>
          <w:rFonts w:asciiTheme="majorHAnsi" w:hAnsiTheme="majorHAnsi" w:cstheme="majorHAnsi"/>
          <w:b/>
          <w:i/>
        </w:rPr>
        <w:t>product*</w:t>
      </w:r>
      <w:r w:rsidR="00865578" w:rsidRPr="00872BAB">
        <w:rPr>
          <w:rFonts w:asciiTheme="majorHAnsi" w:hAnsiTheme="majorHAnsi" w:cstheme="majorHAnsi"/>
        </w:rPr>
        <w:t xml:space="preserve"> and the average rating of the </w:t>
      </w:r>
      <w:r w:rsidR="00865578" w:rsidRPr="00872BAB">
        <w:rPr>
          <w:rFonts w:asciiTheme="majorHAnsi" w:hAnsiTheme="majorHAnsi" w:cstheme="majorHAnsi"/>
          <w:b/>
          <w:i/>
        </w:rPr>
        <w:t>product set in week 1</w:t>
      </w:r>
      <w:r w:rsidR="00865578" w:rsidRPr="00872BAB">
        <w:rPr>
          <w:rFonts w:asciiTheme="majorHAnsi" w:hAnsiTheme="majorHAnsi" w:cstheme="majorHAnsi"/>
        </w:rPr>
        <w:t xml:space="preserve"> is used, instead of directly using the average rating of the </w:t>
      </w:r>
      <w:r w:rsidR="00865578" w:rsidRPr="00872BAB">
        <w:rPr>
          <w:rFonts w:asciiTheme="majorHAnsi" w:hAnsiTheme="majorHAnsi" w:cstheme="majorHAnsi"/>
          <w:b/>
          <w:i/>
        </w:rPr>
        <w:t>product*</w:t>
      </w:r>
      <w:r w:rsidR="00865578" w:rsidRPr="00872BAB">
        <w:rPr>
          <w:rFonts w:asciiTheme="majorHAnsi" w:hAnsiTheme="majorHAnsi" w:cstheme="majorHAnsi"/>
        </w:rPr>
        <w:t>. The interpretation is that we are interested in examining how much better the average rating the product* earns in this week than its competitors can contribute to its lower growth of sales rank than its competitors.</w:t>
      </w:r>
    </w:p>
    <w:p w14:paraId="74BB8EB2" w14:textId="43E802FF" w:rsidR="00C71DEF" w:rsidRPr="00872BAB" w:rsidRDefault="00C71DEF" w:rsidP="00227013">
      <w:pPr>
        <w:jc w:val="both"/>
        <w:rPr>
          <w:rFonts w:asciiTheme="majorHAnsi" w:hAnsiTheme="majorHAnsi" w:cstheme="majorHAnsi"/>
        </w:rPr>
      </w:pPr>
    </w:p>
    <w:p w14:paraId="3234A1E9" w14:textId="21B56559" w:rsidR="00D038BE" w:rsidRPr="00872BAB" w:rsidRDefault="00D038BE" w:rsidP="00227013">
      <w:pPr>
        <w:jc w:val="both"/>
        <w:rPr>
          <w:rFonts w:asciiTheme="majorHAnsi" w:hAnsiTheme="majorHAnsi" w:cstheme="majorHAnsi"/>
        </w:rPr>
      </w:pPr>
    </w:p>
    <w:p w14:paraId="767F1233" w14:textId="03EA2F7C" w:rsidR="00D038BE" w:rsidRPr="00872BAB" w:rsidRDefault="00D038BE" w:rsidP="00227013">
      <w:pPr>
        <w:jc w:val="both"/>
        <w:rPr>
          <w:rFonts w:asciiTheme="majorHAnsi" w:hAnsiTheme="majorHAnsi" w:cstheme="majorHAnsi"/>
        </w:rPr>
      </w:pPr>
    </w:p>
    <w:p w14:paraId="4A2C4C63" w14:textId="5A2614E1" w:rsidR="00D038BE" w:rsidRPr="00872BAB" w:rsidRDefault="00D038BE" w:rsidP="00227013">
      <w:pPr>
        <w:jc w:val="both"/>
        <w:rPr>
          <w:rFonts w:asciiTheme="majorHAnsi" w:hAnsiTheme="majorHAnsi" w:cstheme="majorHAnsi"/>
        </w:rPr>
      </w:pPr>
    </w:p>
    <w:p w14:paraId="35A4C92C" w14:textId="0DC66C43" w:rsidR="00D038BE" w:rsidRPr="00872BAB" w:rsidRDefault="00D038BE" w:rsidP="00227013">
      <w:pPr>
        <w:jc w:val="both"/>
        <w:rPr>
          <w:rFonts w:asciiTheme="majorHAnsi" w:hAnsiTheme="majorHAnsi" w:cstheme="majorHAnsi"/>
        </w:rPr>
      </w:pPr>
    </w:p>
    <w:p w14:paraId="10340090" w14:textId="17301C41" w:rsidR="00D038BE" w:rsidRPr="00872BAB" w:rsidRDefault="00D038BE" w:rsidP="00227013">
      <w:pPr>
        <w:jc w:val="both"/>
        <w:rPr>
          <w:rFonts w:asciiTheme="majorHAnsi" w:hAnsiTheme="majorHAnsi" w:cstheme="majorHAnsi"/>
        </w:rPr>
      </w:pPr>
    </w:p>
    <w:p w14:paraId="2AC33922" w14:textId="318FC469" w:rsidR="00D038BE" w:rsidRPr="00872BAB" w:rsidRDefault="00D038BE" w:rsidP="00227013">
      <w:pPr>
        <w:jc w:val="both"/>
        <w:rPr>
          <w:rFonts w:asciiTheme="majorHAnsi" w:hAnsiTheme="majorHAnsi" w:cstheme="majorHAnsi"/>
        </w:rPr>
      </w:pPr>
    </w:p>
    <w:p w14:paraId="5A5E35AD" w14:textId="6BEB018B" w:rsidR="00C71DEF" w:rsidRPr="00872BAB" w:rsidRDefault="00C71DEF" w:rsidP="00227013">
      <w:pPr>
        <w:jc w:val="both"/>
        <w:rPr>
          <w:rFonts w:asciiTheme="majorHAnsi" w:hAnsiTheme="majorHAnsi" w:cstheme="majorHAnsi"/>
        </w:rPr>
      </w:pPr>
    </w:p>
    <w:p w14:paraId="6B3E2727" w14:textId="77777777" w:rsidR="00C71DEF" w:rsidRPr="00872BAB" w:rsidRDefault="00C71DEF" w:rsidP="00227013">
      <w:pPr>
        <w:jc w:val="both"/>
        <w:rPr>
          <w:rFonts w:asciiTheme="majorHAnsi" w:hAnsiTheme="majorHAnsi" w:cstheme="majorHAnsi"/>
          <w:b/>
        </w:rPr>
      </w:pPr>
    </w:p>
    <w:p w14:paraId="4A71064B" w14:textId="2BB8B06C" w:rsidR="00C71DEF" w:rsidRPr="00872BAB" w:rsidRDefault="00A930F5" w:rsidP="00227013">
      <w:pPr>
        <w:jc w:val="both"/>
        <w:rPr>
          <w:rFonts w:asciiTheme="majorHAnsi" w:hAnsiTheme="majorHAnsi" w:cstheme="majorHAnsi"/>
          <w:b/>
        </w:rPr>
      </w:pPr>
      <w:r w:rsidRPr="00793DBB">
        <w:rPr>
          <w:rFonts w:asciiTheme="majorHAnsi" w:hAnsiTheme="majorHAnsi" w:cstheme="majorHAnsi"/>
          <w:noProof/>
        </w:rPr>
        <mc:AlternateContent>
          <mc:Choice Requires="wps">
            <w:drawing>
              <wp:anchor distT="45720" distB="45720" distL="114300" distR="114300" simplePos="0" relativeHeight="251677696" behindDoc="0" locked="0" layoutInCell="1" allowOverlap="1" wp14:anchorId="27C12D91" wp14:editId="114AE415">
                <wp:simplePos x="0" y="0"/>
                <wp:positionH relativeFrom="column">
                  <wp:posOffset>118110</wp:posOffset>
                </wp:positionH>
                <wp:positionV relativeFrom="paragraph">
                  <wp:posOffset>487045</wp:posOffset>
                </wp:positionV>
                <wp:extent cx="5946775" cy="268605"/>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6775" cy="268605"/>
                        </a:xfrm>
                        <a:prstGeom prst="rect">
                          <a:avLst/>
                        </a:prstGeom>
                        <a:solidFill>
                          <a:srgbClr val="FFFFFF"/>
                        </a:solidFill>
                        <a:ln w="9525">
                          <a:noFill/>
                          <a:miter lim="800000"/>
                          <a:headEnd/>
                          <a:tailEnd/>
                        </a:ln>
                      </wps:spPr>
                      <wps:txbx>
                        <w:txbxContent>
                          <w:p w14:paraId="1A1BE1AF" w14:textId="71AB0327" w:rsidR="00A930F5" w:rsidRPr="00793DBB" w:rsidRDefault="00A930F5" w:rsidP="00A930F5">
                            <w:pPr>
                              <w:jc w:val="center"/>
                              <w:rPr>
                                <w:rFonts w:asciiTheme="majorHAnsi" w:hAnsiTheme="majorHAnsi" w:cstheme="majorHAnsi"/>
                                <w:i/>
                                <w:iCs/>
                                <w:sz w:val="20"/>
                                <w:szCs w:val="20"/>
                              </w:rPr>
                            </w:pPr>
                            <w:r w:rsidRPr="00793DBB">
                              <w:rPr>
                                <w:rFonts w:asciiTheme="majorHAnsi" w:hAnsiTheme="majorHAnsi" w:cstheme="majorHAnsi"/>
                                <w:i/>
                                <w:iCs/>
                                <w:sz w:val="20"/>
                                <w:szCs w:val="20"/>
                              </w:rPr>
                              <w:t xml:space="preserve">Fig </w:t>
                            </w:r>
                            <w:r>
                              <w:rPr>
                                <w:rFonts w:asciiTheme="majorHAnsi" w:hAnsiTheme="majorHAnsi" w:cstheme="majorHAnsi"/>
                                <w:i/>
                                <w:iCs/>
                                <w:sz w:val="20"/>
                                <w:szCs w:val="20"/>
                              </w:rPr>
                              <w:t>4b</w:t>
                            </w:r>
                            <w:r w:rsidRPr="00793DBB">
                              <w:rPr>
                                <w:rFonts w:asciiTheme="majorHAnsi" w:hAnsiTheme="majorHAnsi" w:cstheme="majorHAnsi"/>
                                <w:i/>
                                <w:iCs/>
                                <w:sz w:val="20"/>
                                <w:szCs w:val="20"/>
                              </w:rPr>
                              <w:t xml:space="preserve">: </w:t>
                            </w:r>
                            <w:r>
                              <w:rPr>
                                <w:rFonts w:asciiTheme="majorHAnsi" w:hAnsiTheme="majorHAnsi" w:cstheme="majorHAnsi"/>
                                <w:i/>
                                <w:iCs/>
                                <w:sz w:val="20"/>
                                <w:szCs w:val="20"/>
                              </w:rPr>
                              <w:t xml:space="preserve">Delta-Delta Sales Rank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C12D91" id="_x0000_s1030" type="#_x0000_t202" style="position:absolute;left:0;text-align:left;margin-left:9.3pt;margin-top:38.35pt;width:468.25pt;height:21.1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" stroked="f">
                <v:textbox>
                  <w:txbxContent>
                    <w:p w14:paraId="1A1BE1AF" w14:textId="71AB0327" w:rsidR="00A930F5" w:rsidRPr="00793DBB" w:rsidRDefault="00A930F5" w:rsidP="00A930F5">
                      <w:pPr>
                        <w:jc w:val="center"/>
                        <w:rPr>
                          <w:rFonts w:asciiTheme="majorHAnsi" w:hAnsiTheme="majorHAnsi" w:cstheme="majorHAnsi"/>
                          <w:i/>
                          <w:iCs/>
                          <w:sz w:val="20"/>
                          <w:szCs w:val="20"/>
                        </w:rPr>
                      </w:pPr>
                      <w:r w:rsidRPr="00793DBB">
                        <w:rPr>
                          <w:rFonts w:asciiTheme="majorHAnsi" w:hAnsiTheme="majorHAnsi" w:cstheme="majorHAnsi"/>
                          <w:i/>
                          <w:iCs/>
                          <w:sz w:val="20"/>
                          <w:szCs w:val="20"/>
                        </w:rPr>
                        <w:t xml:space="preserve">Fig </w:t>
                      </w:r>
                      <w:r>
                        <w:rPr>
                          <w:rFonts w:asciiTheme="majorHAnsi" w:hAnsiTheme="majorHAnsi" w:cstheme="majorHAnsi"/>
                          <w:i/>
                          <w:iCs/>
                          <w:sz w:val="20"/>
                          <w:szCs w:val="20"/>
                        </w:rPr>
                        <w:t>4</w:t>
                      </w:r>
                      <w:r>
                        <w:rPr>
                          <w:rFonts w:asciiTheme="majorHAnsi" w:hAnsiTheme="majorHAnsi" w:cstheme="majorHAnsi"/>
                          <w:i/>
                          <w:iCs/>
                          <w:sz w:val="20"/>
                          <w:szCs w:val="20"/>
                        </w:rPr>
                        <w:t>b</w:t>
                      </w:r>
                      <w:r w:rsidRPr="00793DBB">
                        <w:rPr>
                          <w:rFonts w:asciiTheme="majorHAnsi" w:hAnsiTheme="majorHAnsi" w:cstheme="majorHAnsi"/>
                          <w:i/>
                          <w:iCs/>
                          <w:sz w:val="20"/>
                          <w:szCs w:val="20"/>
                        </w:rPr>
                        <w:t xml:space="preserve">: </w:t>
                      </w:r>
                      <w:r>
                        <w:rPr>
                          <w:rFonts w:asciiTheme="majorHAnsi" w:hAnsiTheme="majorHAnsi" w:cstheme="majorHAnsi"/>
                          <w:i/>
                          <w:iCs/>
                          <w:sz w:val="20"/>
                          <w:szCs w:val="20"/>
                        </w:rPr>
                        <w:t>Delta-Delta Sales Rank</w:t>
                      </w:r>
                      <w:r>
                        <w:rPr>
                          <w:rFonts w:asciiTheme="majorHAnsi" w:hAnsiTheme="majorHAnsi" w:cstheme="majorHAnsi"/>
                          <w:i/>
                          <w:iCs/>
                          <w:sz w:val="20"/>
                          <w:szCs w:val="20"/>
                        </w:rPr>
                        <w:t xml:space="preserve"> </w:t>
                      </w:r>
                      <w:r>
                        <w:rPr>
                          <w:rFonts w:asciiTheme="majorHAnsi" w:hAnsiTheme="majorHAnsi" w:cstheme="majorHAnsi"/>
                          <w:i/>
                          <w:iCs/>
                          <w:sz w:val="20"/>
                          <w:szCs w:val="20"/>
                        </w:rPr>
                        <w:t xml:space="preserve">  </w:t>
                      </w:r>
                    </w:p>
                  </w:txbxContent>
                </v:textbox>
                <w10:wrap type="square"/>
              </v:shape>
            </w:pict>
          </mc:Fallback>
        </mc:AlternateContent>
      </w:r>
    </w:p>
    <w:p w14:paraId="6D0B404A" w14:textId="77777777" w:rsidR="00C71DEF" w:rsidRPr="000734A0" w:rsidRDefault="00865578" w:rsidP="000734A0">
      <w:pPr>
        <w:pStyle w:val="Heading1"/>
        <w:pBdr>
          <w:top w:val="nil"/>
          <w:left w:val="nil"/>
          <w:bottom w:val="nil"/>
          <w:right w:val="nil"/>
          <w:between w:val="nil"/>
        </w:pBdr>
        <w:shd w:val="clear" w:color="auto" w:fill="404040" w:themeFill="text1" w:themeFillTint="BF"/>
        <w:jc w:val="both"/>
        <w:rPr>
          <w:rFonts w:asciiTheme="majorHAnsi" w:hAnsiTheme="majorHAnsi" w:cstheme="majorHAnsi"/>
          <w:color w:val="FFFFFF" w:themeColor="background1"/>
        </w:rPr>
      </w:pPr>
      <w:bookmarkStart w:id="17" w:name="_4gtnm12xtzof" w:colFirst="0" w:colLast="0"/>
      <w:bookmarkStart w:id="18" w:name="_Toc42072286"/>
      <w:bookmarkEnd w:id="17"/>
      <w:r w:rsidRPr="000734A0">
        <w:rPr>
          <w:rFonts w:asciiTheme="majorHAnsi" w:hAnsiTheme="majorHAnsi" w:cstheme="majorHAnsi"/>
          <w:color w:val="FFFFFF" w:themeColor="background1"/>
        </w:rPr>
        <w:lastRenderedPageBreak/>
        <w:t>Feature Engineering</w:t>
      </w:r>
      <w:bookmarkEnd w:id="18"/>
    </w:p>
    <w:p w14:paraId="63AE36F0" w14:textId="5F86EC2D" w:rsidR="00C71DEF" w:rsidRPr="00872BAB" w:rsidRDefault="00865578" w:rsidP="00227013">
      <w:pPr>
        <w:jc w:val="both"/>
        <w:rPr>
          <w:rFonts w:asciiTheme="majorHAnsi" w:hAnsiTheme="majorHAnsi" w:cstheme="majorHAnsi"/>
        </w:rPr>
      </w:pPr>
      <w:r w:rsidRPr="00872BAB">
        <w:rPr>
          <w:rFonts w:asciiTheme="majorHAnsi" w:hAnsiTheme="majorHAnsi" w:cstheme="majorHAnsi"/>
        </w:rPr>
        <w:t xml:space="preserve">Here we take the </w:t>
      </w:r>
      <w:r w:rsidRPr="00872BAB">
        <w:rPr>
          <w:rFonts w:asciiTheme="majorHAnsi" w:hAnsiTheme="majorHAnsi" w:cstheme="majorHAnsi"/>
          <w:b/>
        </w:rPr>
        <w:t>average star rating in one week</w:t>
      </w:r>
      <w:r w:rsidRPr="00872BAB">
        <w:rPr>
          <w:rFonts w:asciiTheme="majorHAnsi" w:hAnsiTheme="majorHAnsi" w:cstheme="majorHAnsi"/>
        </w:rPr>
        <w:t xml:space="preserve"> as an example to illustrate how we performed feature engineering in the Sales Score project. For instance, we want to find the value of the </w:t>
      </w:r>
      <w:r w:rsidRPr="00872BAB">
        <w:rPr>
          <w:rFonts w:asciiTheme="majorHAnsi" w:hAnsiTheme="majorHAnsi" w:cstheme="majorHAnsi"/>
          <w:b/>
        </w:rPr>
        <w:t>average star rating in one week</w:t>
      </w:r>
      <w:r w:rsidRPr="00872BAB">
        <w:rPr>
          <w:rFonts w:asciiTheme="majorHAnsi" w:hAnsiTheme="majorHAnsi" w:cstheme="majorHAnsi"/>
        </w:rPr>
        <w:t xml:space="preserve"> for the product ID B0004Z5QO on May 10th</w:t>
      </w:r>
      <w:r w:rsidR="00D67997" w:rsidRPr="00872BAB">
        <w:rPr>
          <w:rFonts w:asciiTheme="majorHAnsi" w:hAnsiTheme="majorHAnsi" w:cstheme="majorHAnsi"/>
        </w:rPr>
        <w:t>,</w:t>
      </w:r>
      <w:r w:rsidRPr="00872BAB">
        <w:rPr>
          <w:rFonts w:asciiTheme="majorHAnsi" w:hAnsiTheme="majorHAnsi" w:cstheme="majorHAnsi"/>
        </w:rPr>
        <w:t xml:space="preserve"> 2020. This date will be used as a clue to locate the rows of </w:t>
      </w:r>
      <w:proofErr w:type="spellStart"/>
      <w:r w:rsidRPr="00872BAB">
        <w:rPr>
          <w:rFonts w:asciiTheme="majorHAnsi" w:hAnsiTheme="majorHAnsi" w:cstheme="majorHAnsi"/>
        </w:rPr>
        <w:t>Star</w:t>
      </w:r>
      <w:r w:rsidR="00D67997" w:rsidRPr="00872BAB">
        <w:rPr>
          <w:rFonts w:asciiTheme="majorHAnsi" w:hAnsiTheme="majorHAnsi" w:cstheme="majorHAnsi"/>
        </w:rPr>
        <w:t>_</w:t>
      </w:r>
      <w:r w:rsidRPr="00872BAB">
        <w:rPr>
          <w:rFonts w:asciiTheme="majorHAnsi" w:hAnsiTheme="majorHAnsi" w:cstheme="majorHAnsi"/>
        </w:rPr>
        <w:t>Rating</w:t>
      </w:r>
      <w:proofErr w:type="spellEnd"/>
      <w:r w:rsidRPr="00872BAB">
        <w:rPr>
          <w:rFonts w:asciiTheme="majorHAnsi" w:hAnsiTheme="majorHAnsi" w:cstheme="majorHAnsi"/>
        </w:rPr>
        <w:t xml:space="preserve"> column in the review dataset with the Date values seven days prior to May 10</w:t>
      </w:r>
      <w:r w:rsidRPr="00872BAB">
        <w:rPr>
          <w:rFonts w:asciiTheme="majorHAnsi" w:hAnsiTheme="majorHAnsi" w:cstheme="majorHAnsi"/>
          <w:vertAlign w:val="superscript"/>
        </w:rPr>
        <w:t>th</w:t>
      </w:r>
      <w:r w:rsidR="00D67997" w:rsidRPr="00872BAB">
        <w:rPr>
          <w:rFonts w:asciiTheme="majorHAnsi" w:hAnsiTheme="majorHAnsi" w:cstheme="majorHAnsi"/>
        </w:rPr>
        <w:t xml:space="preserve">, </w:t>
      </w:r>
      <w:r w:rsidRPr="00872BAB">
        <w:rPr>
          <w:rFonts w:asciiTheme="majorHAnsi" w:hAnsiTheme="majorHAnsi" w:cstheme="majorHAnsi"/>
        </w:rPr>
        <w:t xml:space="preserve">2020. Then the mean value of the </w:t>
      </w:r>
      <w:proofErr w:type="spellStart"/>
      <w:r w:rsidRPr="00872BAB">
        <w:rPr>
          <w:rFonts w:asciiTheme="majorHAnsi" w:hAnsiTheme="majorHAnsi" w:cstheme="majorHAnsi"/>
        </w:rPr>
        <w:t>sevenstar</w:t>
      </w:r>
      <w:proofErr w:type="spellEnd"/>
      <w:r w:rsidRPr="00872BAB">
        <w:rPr>
          <w:rFonts w:asciiTheme="majorHAnsi" w:hAnsiTheme="majorHAnsi" w:cstheme="majorHAnsi"/>
        </w:rPr>
        <w:t xml:space="preserve"> ratings are computed as </w:t>
      </w:r>
      <w:proofErr w:type="gramStart"/>
      <w:r w:rsidRPr="00872BAB">
        <w:rPr>
          <w:rFonts w:asciiTheme="majorHAnsi" w:hAnsiTheme="majorHAnsi" w:cstheme="majorHAnsi"/>
        </w:rPr>
        <w:t>the final result</w:t>
      </w:r>
      <w:proofErr w:type="gramEnd"/>
      <w:r w:rsidRPr="00872BAB">
        <w:rPr>
          <w:rFonts w:asciiTheme="majorHAnsi" w:hAnsiTheme="majorHAnsi" w:cstheme="majorHAnsi"/>
        </w:rPr>
        <w:t>.</w:t>
      </w:r>
    </w:p>
    <w:p w14:paraId="2D7E904C" w14:textId="7457FBE2" w:rsidR="00C71DEF" w:rsidRPr="00872BAB" w:rsidRDefault="00865578" w:rsidP="00227013">
      <w:pPr>
        <w:jc w:val="both"/>
        <w:rPr>
          <w:rFonts w:asciiTheme="majorHAnsi" w:hAnsiTheme="majorHAnsi" w:cstheme="majorHAnsi"/>
        </w:rPr>
      </w:pPr>
      <w:r w:rsidRPr="00872BAB">
        <w:rPr>
          <w:rFonts w:asciiTheme="majorHAnsi" w:hAnsiTheme="majorHAnsi" w:cstheme="majorHAnsi"/>
          <w:noProof/>
        </w:rPr>
        <w:drawing>
          <wp:inline distT="114300" distB="114300" distL="114300" distR="114300" wp14:anchorId="3F406B47" wp14:editId="70034584">
            <wp:extent cx="5688330" cy="2625090"/>
            <wp:effectExtent l="0" t="0" r="0" b="381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688330" cy="2625090"/>
                    </a:xfrm>
                    <a:prstGeom prst="rect">
                      <a:avLst/>
                    </a:prstGeom>
                    <a:ln>
                      <a:noFill/>
                    </a:ln>
                  </pic:spPr>
                </pic:pic>
              </a:graphicData>
            </a:graphic>
          </wp:inline>
        </w:drawing>
      </w:r>
    </w:p>
    <w:p w14:paraId="6B7277CB" w14:textId="4C9457A7" w:rsidR="00C71DEF" w:rsidRPr="00872BAB" w:rsidRDefault="00C95D79" w:rsidP="00227013">
      <w:pPr>
        <w:jc w:val="both"/>
        <w:rPr>
          <w:rFonts w:asciiTheme="majorHAnsi" w:hAnsiTheme="majorHAnsi" w:cstheme="majorHAnsi"/>
        </w:rPr>
      </w:pPr>
      <w:r w:rsidRPr="00793DBB">
        <w:rPr>
          <w:rFonts w:asciiTheme="majorHAnsi" w:hAnsiTheme="majorHAnsi" w:cstheme="majorHAnsi"/>
          <w:noProof/>
        </w:rPr>
        <mc:AlternateContent>
          <mc:Choice Requires="wps">
            <w:drawing>
              <wp:anchor distT="45720" distB="45720" distL="114300" distR="114300" simplePos="0" relativeHeight="251679744" behindDoc="0" locked="0" layoutInCell="1" allowOverlap="1" wp14:anchorId="71F38B9D" wp14:editId="27400018">
                <wp:simplePos x="0" y="0"/>
                <wp:positionH relativeFrom="column">
                  <wp:posOffset>0</wp:posOffset>
                </wp:positionH>
                <wp:positionV relativeFrom="paragraph">
                  <wp:posOffset>240665</wp:posOffset>
                </wp:positionV>
                <wp:extent cx="5946775" cy="268605"/>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6775" cy="268605"/>
                        </a:xfrm>
                        <a:prstGeom prst="rect">
                          <a:avLst/>
                        </a:prstGeom>
                        <a:solidFill>
                          <a:srgbClr val="FFFFFF"/>
                        </a:solidFill>
                        <a:ln w="9525">
                          <a:noFill/>
                          <a:miter lim="800000"/>
                          <a:headEnd/>
                          <a:tailEnd/>
                        </a:ln>
                      </wps:spPr>
                      <wps:txbx>
                        <w:txbxContent>
                          <w:p w14:paraId="632CE685" w14:textId="6A338AA3" w:rsidR="00C95D79" w:rsidRPr="00793DBB" w:rsidRDefault="00C95D79" w:rsidP="00C95D79">
                            <w:pPr>
                              <w:jc w:val="center"/>
                              <w:rPr>
                                <w:rFonts w:asciiTheme="majorHAnsi" w:hAnsiTheme="majorHAnsi" w:cstheme="majorHAnsi"/>
                                <w:i/>
                                <w:iCs/>
                                <w:sz w:val="20"/>
                                <w:szCs w:val="20"/>
                              </w:rPr>
                            </w:pPr>
                            <w:r w:rsidRPr="00793DBB">
                              <w:rPr>
                                <w:rFonts w:asciiTheme="majorHAnsi" w:hAnsiTheme="majorHAnsi" w:cstheme="majorHAnsi"/>
                                <w:i/>
                                <w:iCs/>
                                <w:sz w:val="20"/>
                                <w:szCs w:val="20"/>
                              </w:rPr>
                              <w:t xml:space="preserve">Fig </w:t>
                            </w:r>
                            <w:r>
                              <w:rPr>
                                <w:rFonts w:asciiTheme="majorHAnsi" w:hAnsiTheme="majorHAnsi" w:cstheme="majorHAnsi"/>
                                <w:i/>
                                <w:iCs/>
                                <w:sz w:val="20"/>
                                <w:szCs w:val="20"/>
                              </w:rPr>
                              <w:t>5</w:t>
                            </w:r>
                            <w:r w:rsidRPr="00793DBB">
                              <w:rPr>
                                <w:rFonts w:asciiTheme="majorHAnsi" w:hAnsiTheme="majorHAnsi" w:cstheme="majorHAnsi"/>
                                <w:i/>
                                <w:iCs/>
                                <w:sz w:val="20"/>
                                <w:szCs w:val="20"/>
                              </w:rPr>
                              <w:t xml:space="preserve">: </w:t>
                            </w:r>
                            <w:r>
                              <w:rPr>
                                <w:rFonts w:asciiTheme="majorHAnsi" w:hAnsiTheme="majorHAnsi" w:cstheme="majorHAnsi"/>
                                <w:i/>
                                <w:iCs/>
                                <w:sz w:val="20"/>
                                <w:szCs w:val="20"/>
                              </w:rPr>
                              <w:t xml:space="preserve">Feature engineering methodology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F38B9D" id="_x0000_s1031" type="#_x0000_t202" style="position:absolute;left:0;text-align:left;margin-left:0;margin-top:18.95pt;width:468.25pt;height:21.1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" stroked="f">
                <v:textbox>
                  <w:txbxContent>
                    <w:p w14:paraId="632CE685" w14:textId="6A338AA3" w:rsidR="00C95D79" w:rsidRPr="00793DBB" w:rsidRDefault="00C95D79" w:rsidP="00C95D79">
                      <w:pPr>
                        <w:jc w:val="center"/>
                        <w:rPr>
                          <w:rFonts w:asciiTheme="majorHAnsi" w:hAnsiTheme="majorHAnsi" w:cstheme="majorHAnsi"/>
                          <w:i/>
                          <w:iCs/>
                          <w:sz w:val="20"/>
                          <w:szCs w:val="20"/>
                        </w:rPr>
                      </w:pPr>
                      <w:r w:rsidRPr="00793DBB">
                        <w:rPr>
                          <w:rFonts w:asciiTheme="majorHAnsi" w:hAnsiTheme="majorHAnsi" w:cstheme="majorHAnsi"/>
                          <w:i/>
                          <w:iCs/>
                          <w:sz w:val="20"/>
                          <w:szCs w:val="20"/>
                        </w:rPr>
                        <w:t xml:space="preserve">Fig </w:t>
                      </w:r>
                      <w:r>
                        <w:rPr>
                          <w:rFonts w:asciiTheme="majorHAnsi" w:hAnsiTheme="majorHAnsi" w:cstheme="majorHAnsi"/>
                          <w:i/>
                          <w:iCs/>
                          <w:sz w:val="20"/>
                          <w:szCs w:val="20"/>
                        </w:rPr>
                        <w:t>5</w:t>
                      </w:r>
                      <w:r w:rsidRPr="00793DBB">
                        <w:rPr>
                          <w:rFonts w:asciiTheme="majorHAnsi" w:hAnsiTheme="majorHAnsi" w:cstheme="majorHAnsi"/>
                          <w:i/>
                          <w:iCs/>
                          <w:sz w:val="20"/>
                          <w:szCs w:val="20"/>
                        </w:rPr>
                        <w:t xml:space="preserve">: </w:t>
                      </w:r>
                      <w:r>
                        <w:rPr>
                          <w:rFonts w:asciiTheme="majorHAnsi" w:hAnsiTheme="majorHAnsi" w:cstheme="majorHAnsi"/>
                          <w:i/>
                          <w:iCs/>
                          <w:sz w:val="20"/>
                          <w:szCs w:val="20"/>
                        </w:rPr>
                        <w:t xml:space="preserve">Feature engineering methodology </w:t>
                      </w:r>
                      <w:r>
                        <w:rPr>
                          <w:rFonts w:asciiTheme="majorHAnsi" w:hAnsiTheme="majorHAnsi" w:cstheme="majorHAnsi"/>
                          <w:i/>
                          <w:iCs/>
                          <w:sz w:val="20"/>
                          <w:szCs w:val="20"/>
                        </w:rPr>
                        <w:t xml:space="preserve">   </w:t>
                      </w:r>
                    </w:p>
                  </w:txbxContent>
                </v:textbox>
                <w10:wrap type="square"/>
              </v:shape>
            </w:pict>
          </mc:Fallback>
        </mc:AlternateContent>
      </w:r>
    </w:p>
    <w:p w14:paraId="216A8BD4" w14:textId="77777777" w:rsidR="00C71DEF" w:rsidRPr="000734A0" w:rsidRDefault="00865578" w:rsidP="000734A0">
      <w:pPr>
        <w:pStyle w:val="Heading1"/>
        <w:pBdr>
          <w:top w:val="nil"/>
          <w:left w:val="nil"/>
          <w:bottom w:val="nil"/>
          <w:right w:val="nil"/>
          <w:between w:val="nil"/>
        </w:pBdr>
        <w:shd w:val="clear" w:color="auto" w:fill="404040" w:themeFill="text1" w:themeFillTint="BF"/>
        <w:jc w:val="both"/>
        <w:rPr>
          <w:rFonts w:asciiTheme="majorHAnsi" w:hAnsiTheme="majorHAnsi" w:cstheme="majorHAnsi"/>
          <w:color w:val="FFFFFF" w:themeColor="background1"/>
        </w:rPr>
      </w:pPr>
      <w:bookmarkStart w:id="19" w:name="_nints94o836u" w:colFirst="0" w:colLast="0"/>
      <w:bookmarkStart w:id="20" w:name="_Toc42072287"/>
      <w:bookmarkEnd w:id="19"/>
      <w:r w:rsidRPr="000734A0">
        <w:rPr>
          <w:rFonts w:asciiTheme="majorHAnsi" w:hAnsiTheme="majorHAnsi" w:cstheme="majorHAnsi"/>
          <w:color w:val="FFFFFF" w:themeColor="background1"/>
        </w:rPr>
        <w:t>Modeling</w:t>
      </w:r>
      <w:bookmarkEnd w:id="20"/>
    </w:p>
    <w:p w14:paraId="2E912C1E" w14:textId="5A52C289" w:rsidR="00C71DEF" w:rsidRPr="00872BAB" w:rsidRDefault="00865578" w:rsidP="00227013">
      <w:pPr>
        <w:jc w:val="both"/>
        <w:rPr>
          <w:rFonts w:asciiTheme="majorHAnsi" w:hAnsiTheme="majorHAnsi" w:cstheme="majorHAnsi"/>
        </w:rPr>
      </w:pPr>
      <w:r w:rsidRPr="00872BAB">
        <w:rPr>
          <w:rFonts w:asciiTheme="majorHAnsi" w:hAnsiTheme="majorHAnsi" w:cstheme="majorHAnsi"/>
        </w:rPr>
        <w:t>Our objective is to model delta</w:t>
      </w:r>
      <w:r w:rsidR="00D038BE" w:rsidRPr="00872BAB">
        <w:rPr>
          <w:rFonts w:asciiTheme="majorHAnsi" w:hAnsiTheme="majorHAnsi" w:cstheme="majorHAnsi"/>
        </w:rPr>
        <w:t>-</w:t>
      </w:r>
      <w:r w:rsidRPr="00872BAB">
        <w:rPr>
          <w:rFonts w:asciiTheme="majorHAnsi" w:hAnsiTheme="majorHAnsi" w:cstheme="majorHAnsi"/>
        </w:rPr>
        <w:t>delta sales rank and see the factors on which the change in sales rank depends on.</w:t>
      </w:r>
    </w:p>
    <w:p w14:paraId="125656D7" w14:textId="78A43807" w:rsidR="00C71DEF" w:rsidRPr="000734A0" w:rsidRDefault="00865578" w:rsidP="00227013">
      <w:pPr>
        <w:pStyle w:val="Heading2"/>
        <w:jc w:val="both"/>
        <w:rPr>
          <w:rFonts w:asciiTheme="majorHAnsi" w:hAnsiTheme="majorHAnsi" w:cstheme="majorHAnsi"/>
          <w:b/>
          <w:bCs/>
          <w:color w:val="24A88C"/>
          <w:sz w:val="28"/>
          <w:szCs w:val="28"/>
        </w:rPr>
      </w:pPr>
      <w:bookmarkStart w:id="21" w:name="_Toc42072288"/>
      <w:r w:rsidRPr="000734A0">
        <w:rPr>
          <w:rFonts w:asciiTheme="majorHAnsi" w:hAnsiTheme="majorHAnsi" w:cstheme="majorHAnsi"/>
          <w:b/>
          <w:bCs/>
          <w:color w:val="24A88C"/>
          <w:sz w:val="28"/>
          <w:szCs w:val="28"/>
        </w:rPr>
        <w:t>Data</w:t>
      </w:r>
      <w:bookmarkEnd w:id="21"/>
      <w:r w:rsidRPr="000734A0">
        <w:rPr>
          <w:rFonts w:asciiTheme="majorHAnsi" w:hAnsiTheme="majorHAnsi" w:cstheme="majorHAnsi"/>
          <w:b/>
          <w:bCs/>
          <w:color w:val="24A88C"/>
          <w:sz w:val="28"/>
          <w:szCs w:val="28"/>
        </w:rPr>
        <w:t xml:space="preserve"> </w:t>
      </w:r>
    </w:p>
    <w:p w14:paraId="154E24B7" w14:textId="34451550" w:rsidR="00C71DEF" w:rsidRPr="00872BAB" w:rsidRDefault="00865578" w:rsidP="00227013">
      <w:pPr>
        <w:jc w:val="both"/>
        <w:rPr>
          <w:rFonts w:asciiTheme="majorHAnsi" w:hAnsiTheme="majorHAnsi" w:cstheme="majorHAnsi"/>
        </w:rPr>
      </w:pPr>
      <w:r w:rsidRPr="00872BAB">
        <w:rPr>
          <w:rFonts w:asciiTheme="majorHAnsi" w:hAnsiTheme="majorHAnsi" w:cstheme="majorHAnsi"/>
        </w:rPr>
        <w:t xml:space="preserve">The dataset is stratified such that the products in the train and test data do not </w:t>
      </w:r>
      <w:r w:rsidR="00D038BE" w:rsidRPr="00872BAB">
        <w:rPr>
          <w:rFonts w:asciiTheme="majorHAnsi" w:hAnsiTheme="majorHAnsi" w:cstheme="majorHAnsi"/>
        </w:rPr>
        <w:t>overlap. The</w:t>
      </w:r>
      <w:r w:rsidRPr="00872BAB">
        <w:rPr>
          <w:rFonts w:asciiTheme="majorHAnsi" w:hAnsiTheme="majorHAnsi" w:cstheme="majorHAnsi"/>
        </w:rPr>
        <w:t xml:space="preserve"> </w:t>
      </w:r>
      <w:proofErr w:type="gramStart"/>
      <w:r w:rsidRPr="00872BAB">
        <w:rPr>
          <w:rFonts w:asciiTheme="majorHAnsi" w:hAnsiTheme="majorHAnsi" w:cstheme="majorHAnsi"/>
        </w:rPr>
        <w:t>time period</w:t>
      </w:r>
      <w:proofErr w:type="gramEnd"/>
      <w:r w:rsidRPr="00872BAB">
        <w:rPr>
          <w:rFonts w:asciiTheme="majorHAnsi" w:hAnsiTheme="majorHAnsi" w:cstheme="majorHAnsi"/>
        </w:rPr>
        <w:t xml:space="preserve"> of the reviews in both training and testing data is the same. For the modelling, the largest category - Avery was taken into consideration. The aggregated dataset falls in the </w:t>
      </w:r>
      <w:proofErr w:type="gramStart"/>
      <w:r w:rsidRPr="00872BAB">
        <w:rPr>
          <w:rFonts w:asciiTheme="majorHAnsi" w:hAnsiTheme="majorHAnsi" w:cstheme="majorHAnsi"/>
        </w:rPr>
        <w:t>time period</w:t>
      </w:r>
      <w:proofErr w:type="gramEnd"/>
      <w:r w:rsidRPr="00872BAB">
        <w:rPr>
          <w:rFonts w:asciiTheme="majorHAnsi" w:hAnsiTheme="majorHAnsi" w:cstheme="majorHAnsi"/>
        </w:rPr>
        <w:t xml:space="preserve"> of one year since </w:t>
      </w:r>
      <w:r w:rsidR="00D038BE" w:rsidRPr="00872BAB">
        <w:rPr>
          <w:rFonts w:asciiTheme="majorHAnsi" w:hAnsiTheme="majorHAnsi" w:cstheme="majorHAnsi"/>
        </w:rPr>
        <w:t>March</w:t>
      </w:r>
      <w:r w:rsidRPr="00872BAB">
        <w:rPr>
          <w:rFonts w:asciiTheme="majorHAnsi" w:hAnsiTheme="majorHAnsi" w:cstheme="majorHAnsi"/>
        </w:rPr>
        <w:t xml:space="preserve"> 2019</w:t>
      </w:r>
    </w:p>
    <w:p w14:paraId="174D7B04" w14:textId="424E3EB6" w:rsidR="0031127F" w:rsidRPr="000734A0" w:rsidRDefault="00865578" w:rsidP="00227013">
      <w:pPr>
        <w:pStyle w:val="Heading2"/>
        <w:jc w:val="both"/>
        <w:rPr>
          <w:rFonts w:asciiTheme="majorHAnsi" w:hAnsiTheme="majorHAnsi" w:cstheme="majorHAnsi"/>
          <w:b/>
          <w:bCs/>
          <w:color w:val="24A88C"/>
          <w:sz w:val="28"/>
          <w:szCs w:val="28"/>
        </w:rPr>
      </w:pPr>
      <w:bookmarkStart w:id="22" w:name="_Toc42072289"/>
      <w:r w:rsidRPr="000734A0">
        <w:rPr>
          <w:rFonts w:asciiTheme="majorHAnsi" w:hAnsiTheme="majorHAnsi" w:cstheme="majorHAnsi"/>
          <w:b/>
          <w:bCs/>
          <w:color w:val="24A88C"/>
          <w:sz w:val="28"/>
          <w:szCs w:val="28"/>
        </w:rPr>
        <w:lastRenderedPageBreak/>
        <w:t>Model</w:t>
      </w:r>
      <w:bookmarkEnd w:id="22"/>
      <w:r w:rsidRPr="000734A0">
        <w:rPr>
          <w:rFonts w:asciiTheme="majorHAnsi" w:hAnsiTheme="majorHAnsi" w:cstheme="majorHAnsi"/>
          <w:b/>
          <w:bCs/>
          <w:color w:val="24A88C"/>
          <w:sz w:val="28"/>
          <w:szCs w:val="28"/>
        </w:rPr>
        <w:t xml:space="preserve"> </w:t>
      </w:r>
    </w:p>
    <w:p w14:paraId="4EC8A62E" w14:textId="7BFD8ABB" w:rsidR="0072495E" w:rsidRPr="00872BAB" w:rsidRDefault="0072495E" w:rsidP="00227013">
      <w:pPr>
        <w:pStyle w:val="Heading3"/>
        <w:jc w:val="both"/>
        <w:rPr>
          <w:rFonts w:asciiTheme="majorHAnsi" w:hAnsiTheme="majorHAnsi" w:cstheme="majorHAnsi"/>
        </w:rPr>
      </w:pPr>
      <w:bookmarkStart w:id="23" w:name="_Toc42072290"/>
      <w:r w:rsidRPr="00872BAB">
        <w:rPr>
          <w:rFonts w:asciiTheme="majorHAnsi" w:hAnsiTheme="majorHAnsi" w:cstheme="majorHAnsi"/>
        </w:rPr>
        <w:t>Full model</w:t>
      </w:r>
      <w:bookmarkEnd w:id="23"/>
    </w:p>
    <w:p w14:paraId="3A343C1E" w14:textId="5049BA4E" w:rsidR="0031127F" w:rsidRPr="00872BAB" w:rsidRDefault="00865578" w:rsidP="00227013">
      <w:pPr>
        <w:jc w:val="both"/>
        <w:rPr>
          <w:rFonts w:asciiTheme="majorHAnsi" w:hAnsiTheme="majorHAnsi" w:cstheme="majorHAnsi"/>
        </w:rPr>
      </w:pPr>
      <w:r w:rsidRPr="00872BAB">
        <w:rPr>
          <w:rFonts w:asciiTheme="majorHAnsi" w:hAnsiTheme="majorHAnsi" w:cstheme="majorHAnsi"/>
        </w:rPr>
        <w:t>With Delta of delta sales rank as the dependent variable and 54 review attributes the linear model generated a very low Adjusted R-</w:t>
      </w:r>
      <w:proofErr w:type="spellStart"/>
      <w:r w:rsidRPr="00872BAB">
        <w:rPr>
          <w:rFonts w:asciiTheme="majorHAnsi" w:hAnsiTheme="majorHAnsi" w:cstheme="majorHAnsi"/>
        </w:rPr>
        <w:t>sq</w:t>
      </w:r>
      <w:proofErr w:type="spellEnd"/>
      <w:r w:rsidRPr="00872BAB">
        <w:rPr>
          <w:rFonts w:asciiTheme="majorHAnsi" w:hAnsiTheme="majorHAnsi" w:cstheme="majorHAnsi"/>
        </w:rPr>
        <w:t xml:space="preserve"> </w:t>
      </w:r>
      <w:r w:rsidR="0031127F" w:rsidRPr="00872BAB">
        <w:rPr>
          <w:rFonts w:asciiTheme="majorHAnsi" w:hAnsiTheme="majorHAnsi" w:cstheme="majorHAnsi"/>
        </w:rPr>
        <w:t>2.6%</w:t>
      </w:r>
      <w:r w:rsidRPr="00872BAB">
        <w:rPr>
          <w:rFonts w:asciiTheme="majorHAnsi" w:hAnsiTheme="majorHAnsi" w:cstheme="majorHAnsi"/>
        </w:rPr>
        <w:t>.</w:t>
      </w:r>
      <w:r w:rsidR="0031127F" w:rsidRPr="00872BAB">
        <w:rPr>
          <w:rFonts w:asciiTheme="majorHAnsi" w:hAnsiTheme="majorHAnsi" w:cstheme="majorHAnsi"/>
        </w:rPr>
        <w:t xml:space="preserve"> By training the model on Random forest regressor the out of sample R-</w:t>
      </w:r>
      <w:proofErr w:type="spellStart"/>
      <w:r w:rsidR="0031127F" w:rsidRPr="00872BAB">
        <w:rPr>
          <w:rFonts w:asciiTheme="majorHAnsi" w:hAnsiTheme="majorHAnsi" w:cstheme="majorHAnsi"/>
        </w:rPr>
        <w:t>sq</w:t>
      </w:r>
      <w:proofErr w:type="spellEnd"/>
      <w:r w:rsidR="0031127F" w:rsidRPr="00872BAB">
        <w:rPr>
          <w:rFonts w:asciiTheme="majorHAnsi" w:hAnsiTheme="majorHAnsi" w:cstheme="majorHAnsi"/>
        </w:rPr>
        <w:t xml:space="preserve"> enhanced to 12%. Which meant that the review attributes alone could explain 12% of variation of delta-delta sales rank. </w:t>
      </w:r>
    </w:p>
    <w:p w14:paraId="06C9EC30" w14:textId="76D7693B" w:rsidR="0031127F" w:rsidRPr="00872BAB" w:rsidRDefault="0031127F" w:rsidP="00227013">
      <w:pPr>
        <w:jc w:val="both"/>
        <w:rPr>
          <w:rFonts w:asciiTheme="majorHAnsi" w:hAnsiTheme="majorHAnsi" w:cstheme="majorHAnsi"/>
        </w:rPr>
      </w:pPr>
    </w:p>
    <w:p w14:paraId="5FEB6F7B" w14:textId="0A929AA8" w:rsidR="0031127F" w:rsidRPr="00872BAB" w:rsidRDefault="0031127F" w:rsidP="00227013">
      <w:pPr>
        <w:jc w:val="both"/>
        <w:rPr>
          <w:rFonts w:asciiTheme="majorHAnsi" w:hAnsiTheme="majorHAnsi" w:cstheme="majorHAnsi"/>
        </w:rPr>
      </w:pPr>
      <w:r w:rsidRPr="00872BAB">
        <w:rPr>
          <w:rFonts w:asciiTheme="majorHAnsi" w:hAnsiTheme="majorHAnsi" w:cstheme="majorHAnsi"/>
        </w:rPr>
        <w:t xml:space="preserve">However the main drawback of the model was that enough number of observations was not inputted into the model, </w:t>
      </w:r>
      <w:proofErr w:type="spellStart"/>
      <w:r w:rsidRPr="00872BAB">
        <w:rPr>
          <w:rFonts w:asciiTheme="majorHAnsi" w:hAnsiTheme="majorHAnsi" w:cstheme="majorHAnsi"/>
        </w:rPr>
        <w:t>i.e</w:t>
      </w:r>
      <w:proofErr w:type="spellEnd"/>
      <w:r w:rsidRPr="00872BAB">
        <w:rPr>
          <w:rFonts w:asciiTheme="majorHAnsi" w:hAnsiTheme="majorHAnsi" w:cstheme="majorHAnsi"/>
        </w:rPr>
        <w:t xml:space="preserve">, every variables needs to have roughly 15-20 observations but the model took 384 observations for 54 variables, making the results less reliable. </w:t>
      </w:r>
    </w:p>
    <w:p w14:paraId="73333C7A" w14:textId="139AEAE6" w:rsidR="0072495E" w:rsidRPr="00872BAB" w:rsidRDefault="00D038BE" w:rsidP="00227013">
      <w:pPr>
        <w:jc w:val="both"/>
        <w:rPr>
          <w:rFonts w:asciiTheme="majorHAnsi" w:hAnsiTheme="majorHAnsi" w:cstheme="majorHAnsi"/>
        </w:rPr>
      </w:pPr>
      <w:r w:rsidRPr="00872BAB">
        <w:rPr>
          <w:rFonts w:asciiTheme="majorHAnsi" w:hAnsiTheme="majorHAnsi" w:cstheme="majorHAnsi"/>
        </w:rPr>
        <w:t xml:space="preserve">The number of </w:t>
      </w:r>
      <w:r w:rsidR="0031127F" w:rsidRPr="00872BAB">
        <w:rPr>
          <w:rFonts w:asciiTheme="majorHAnsi" w:hAnsiTheme="majorHAnsi" w:cstheme="majorHAnsi"/>
        </w:rPr>
        <w:t>observations</w:t>
      </w:r>
      <w:r w:rsidRPr="00872BAB">
        <w:rPr>
          <w:rFonts w:asciiTheme="majorHAnsi" w:hAnsiTheme="majorHAnsi" w:cstheme="majorHAnsi"/>
        </w:rPr>
        <w:t xml:space="preserve"> as an input to the model was reduced due to high number of null values in the attributes. Therefore, the full model </w:t>
      </w:r>
      <w:r w:rsidR="0031127F" w:rsidRPr="00872BAB">
        <w:rPr>
          <w:rFonts w:asciiTheme="majorHAnsi" w:hAnsiTheme="majorHAnsi" w:cstheme="majorHAnsi"/>
        </w:rPr>
        <w:t>was deemed less reliable.</w:t>
      </w:r>
    </w:p>
    <w:p w14:paraId="221668A3" w14:textId="1D16AE27" w:rsidR="0072495E" w:rsidRPr="002C4885" w:rsidRDefault="0072495E" w:rsidP="00227013">
      <w:pPr>
        <w:pStyle w:val="Heading3"/>
        <w:jc w:val="both"/>
        <w:rPr>
          <w:rFonts w:asciiTheme="majorHAnsi" w:hAnsiTheme="majorHAnsi" w:cstheme="majorHAnsi"/>
        </w:rPr>
      </w:pPr>
      <w:bookmarkStart w:id="24" w:name="_Toc42072291"/>
      <w:r w:rsidRPr="002C4885">
        <w:rPr>
          <w:rFonts w:asciiTheme="majorHAnsi" w:hAnsiTheme="majorHAnsi" w:cstheme="majorHAnsi"/>
        </w:rPr>
        <w:t>Reduced model</w:t>
      </w:r>
      <w:bookmarkEnd w:id="24"/>
    </w:p>
    <w:p w14:paraId="0A23E1DE" w14:textId="60369280" w:rsidR="00882F6D" w:rsidRPr="00872BAB" w:rsidRDefault="00A34176" w:rsidP="00227013">
      <w:pPr>
        <w:jc w:val="both"/>
        <w:rPr>
          <w:rFonts w:asciiTheme="majorHAnsi" w:hAnsiTheme="majorHAnsi" w:cstheme="majorHAnsi"/>
          <w:b/>
          <w:bCs/>
        </w:rPr>
      </w:pPr>
      <m:oMathPara>
        <m:oMath>
          <m:r>
            <m:rPr>
              <m:sty m:val="bi"/>
            </m:rPr>
            <w:rPr>
              <w:rFonts w:ascii="Cambria Math" w:hAnsi="Cambria Math" w:cstheme="majorHAnsi"/>
            </w:rPr>
            <m:t>∆∆</m:t>
          </m:r>
          <m:func>
            <m:funcPr>
              <m:ctrlPr>
                <w:rPr>
                  <w:rFonts w:ascii="Cambria Math" w:hAnsi="Cambria Math" w:cstheme="majorHAnsi"/>
                  <w:b/>
                  <w:bCs/>
                  <w:i/>
                </w:rPr>
              </m:ctrlPr>
            </m:funcPr>
            <m:fName>
              <m:r>
                <m:rPr>
                  <m:sty m:val="b"/>
                </m:rPr>
                <w:rPr>
                  <w:rFonts w:ascii="Cambria Math" w:hAnsi="Cambria Math" w:cstheme="majorHAnsi"/>
                </w:rPr>
                <m:t>log</m:t>
              </m:r>
            </m:fName>
            <m:e>
              <m:r>
                <m:rPr>
                  <m:sty m:val="bi"/>
                </m:rPr>
                <w:rPr>
                  <w:rFonts w:ascii="Cambria Math" w:hAnsi="Cambria Math" w:cstheme="majorHAnsi"/>
                </w:rPr>
                <m:t>rank= ∆star</m:t>
              </m:r>
              <m:sSub>
                <m:sSubPr>
                  <m:ctrlPr>
                    <w:rPr>
                      <w:rFonts w:ascii="Cambria Math" w:hAnsi="Cambria Math" w:cstheme="majorHAnsi"/>
                      <w:b/>
                      <w:bCs/>
                      <w:i/>
                    </w:rPr>
                  </m:ctrlPr>
                </m:sSubPr>
                <m:e>
                  <m:r>
                    <m:rPr>
                      <m:sty m:val="bi"/>
                    </m:rPr>
                    <w:rPr>
                      <w:rFonts w:ascii="Cambria Math" w:hAnsi="Cambria Math" w:cstheme="majorHAnsi"/>
                    </w:rPr>
                    <m:t>s</m:t>
                  </m:r>
                </m:e>
                <m:sub>
                  <m:r>
                    <m:rPr>
                      <m:sty m:val="bi"/>
                    </m:rPr>
                    <w:rPr>
                      <w:rFonts w:ascii="Cambria Math" w:hAnsi="Cambria Math" w:cstheme="majorHAnsi"/>
                    </w:rPr>
                    <m:t>oneweek</m:t>
                  </m:r>
                </m:sub>
              </m:sSub>
              <m:r>
                <m:rPr>
                  <m:sty m:val="bi"/>
                </m:rPr>
                <w:rPr>
                  <w:rFonts w:ascii="Cambria Math" w:hAnsi="Cambria Math" w:cstheme="majorHAnsi"/>
                </w:rPr>
                <m:t>+∆star</m:t>
              </m:r>
              <m:sSub>
                <m:sSubPr>
                  <m:ctrlPr>
                    <w:rPr>
                      <w:rFonts w:ascii="Cambria Math" w:hAnsi="Cambria Math" w:cstheme="majorHAnsi"/>
                      <w:b/>
                      <w:bCs/>
                      <w:i/>
                    </w:rPr>
                  </m:ctrlPr>
                </m:sSubPr>
                <m:e>
                  <m:r>
                    <m:rPr>
                      <m:sty m:val="bi"/>
                    </m:rPr>
                    <w:rPr>
                      <w:rFonts w:ascii="Cambria Math" w:hAnsi="Cambria Math" w:cstheme="majorHAnsi"/>
                    </w:rPr>
                    <m:t>s</m:t>
                  </m:r>
                </m:e>
                <m:sub>
                  <m:r>
                    <m:rPr>
                      <m:sty m:val="bi"/>
                    </m:rPr>
                    <w:rPr>
                      <w:rFonts w:ascii="Cambria Math" w:hAnsi="Cambria Math" w:cstheme="majorHAnsi"/>
                    </w:rPr>
                    <m:t>pri</m:t>
                  </m:r>
                  <m:r>
                    <m:rPr>
                      <m:sty m:val="bi"/>
                    </m:rPr>
                    <w:rPr>
                      <w:rFonts w:ascii="Cambria Math" w:hAnsi="Cambria Math" w:cstheme="majorHAnsi"/>
                    </w:rPr>
                    <m:t>4thweek</m:t>
                  </m:r>
                </m:sub>
              </m:sSub>
              <m:r>
                <m:rPr>
                  <m:sty m:val="bi"/>
                </m:rPr>
                <w:rPr>
                  <w:rFonts w:ascii="Cambria Math" w:hAnsi="Cambria Math" w:cstheme="majorHAnsi"/>
                </w:rPr>
                <m:t>+∆star</m:t>
              </m:r>
              <m:sSub>
                <m:sSubPr>
                  <m:ctrlPr>
                    <w:rPr>
                      <w:rFonts w:ascii="Cambria Math" w:hAnsi="Cambria Math" w:cstheme="majorHAnsi"/>
                      <w:b/>
                      <w:bCs/>
                      <w:i/>
                    </w:rPr>
                  </m:ctrlPr>
                </m:sSubPr>
                <m:e>
                  <m:r>
                    <m:rPr>
                      <m:sty m:val="bi"/>
                    </m:rPr>
                    <w:rPr>
                      <w:rFonts w:ascii="Cambria Math" w:hAnsi="Cambria Math" w:cstheme="majorHAnsi"/>
                    </w:rPr>
                    <m:t>s</m:t>
                  </m:r>
                </m:e>
                <m:sub>
                  <m:r>
                    <m:rPr>
                      <m:sty m:val="bi"/>
                    </m:rPr>
                    <w:rPr>
                      <w:rFonts w:ascii="Cambria Math" w:hAnsi="Cambria Math" w:cstheme="majorHAnsi"/>
                    </w:rPr>
                    <m:t>twowee</m:t>
                  </m:r>
                  <m:sSub>
                    <m:sSubPr>
                      <m:ctrlPr>
                        <w:rPr>
                          <w:rFonts w:ascii="Cambria Math" w:hAnsi="Cambria Math" w:cstheme="majorHAnsi"/>
                          <w:b/>
                          <w:bCs/>
                          <w:i/>
                        </w:rPr>
                      </m:ctrlPr>
                    </m:sSubPr>
                    <m:e>
                      <m:r>
                        <m:rPr>
                          <m:sty m:val="bi"/>
                        </m:rPr>
                        <w:rPr>
                          <w:rFonts w:ascii="Cambria Math" w:hAnsi="Cambria Math" w:cstheme="majorHAnsi"/>
                        </w:rPr>
                        <m:t>k</m:t>
                      </m:r>
                    </m:e>
                    <m:sub>
                      <m:r>
                        <m:rPr>
                          <m:sty m:val="bi"/>
                        </m:rPr>
                        <w:rPr>
                          <w:rFonts w:ascii="Cambria Math" w:hAnsi="Cambria Math" w:cstheme="majorHAnsi"/>
                        </w:rPr>
                        <m:t>lag</m:t>
                      </m:r>
                      <m:r>
                        <m:rPr>
                          <m:sty m:val="bi"/>
                        </m:rPr>
                        <w:rPr>
                          <w:rFonts w:ascii="Cambria Math" w:hAnsi="Cambria Math" w:cstheme="majorHAnsi"/>
                        </w:rPr>
                        <m:t>1</m:t>
                      </m:r>
                    </m:sub>
                  </m:sSub>
                </m:sub>
              </m:sSub>
              <m:r>
                <m:rPr>
                  <m:sty m:val="bi"/>
                </m:rPr>
                <w:rPr>
                  <w:rFonts w:ascii="Cambria Math" w:hAnsi="Cambria Math" w:cstheme="majorHAnsi"/>
                </w:rPr>
                <m:t>+∆star</m:t>
              </m:r>
              <m:sSub>
                <m:sSubPr>
                  <m:ctrlPr>
                    <w:rPr>
                      <w:rFonts w:ascii="Cambria Math" w:hAnsi="Cambria Math" w:cstheme="majorHAnsi"/>
                      <w:b/>
                      <w:bCs/>
                      <w:i/>
                    </w:rPr>
                  </m:ctrlPr>
                </m:sSubPr>
                <m:e>
                  <m:r>
                    <m:rPr>
                      <m:sty m:val="bi"/>
                    </m:rPr>
                    <w:rPr>
                      <w:rFonts w:ascii="Cambria Math" w:hAnsi="Cambria Math" w:cstheme="majorHAnsi"/>
                    </w:rPr>
                    <m:t>s</m:t>
                  </m:r>
                </m:e>
                <m:sub>
                  <m:r>
                    <m:rPr>
                      <m:sty m:val="bi"/>
                    </m:rPr>
                    <w:rPr>
                      <w:rFonts w:ascii="Cambria Math" w:hAnsi="Cambria Math" w:cstheme="majorHAnsi"/>
                    </w:rPr>
                    <m:t>twoweek</m:t>
                  </m:r>
                  <m:sSub>
                    <m:sSubPr>
                      <m:ctrlPr>
                        <w:rPr>
                          <w:rFonts w:ascii="Cambria Math" w:hAnsi="Cambria Math" w:cstheme="majorHAnsi"/>
                          <w:b/>
                          <w:bCs/>
                          <w:i/>
                        </w:rPr>
                      </m:ctrlPr>
                    </m:sSubPr>
                    <m:e>
                      <m:r>
                        <m:rPr>
                          <m:sty m:val="bi"/>
                        </m:rPr>
                        <w:rPr>
                          <w:rFonts w:ascii="Cambria Math" w:hAnsi="Cambria Math" w:cstheme="majorHAnsi"/>
                        </w:rPr>
                        <m:t>s</m:t>
                      </m:r>
                    </m:e>
                    <m:sub>
                      <m:r>
                        <m:rPr>
                          <m:sty m:val="bi"/>
                        </m:rPr>
                        <w:rPr>
                          <w:rFonts w:ascii="Cambria Math" w:hAnsi="Cambria Math" w:cstheme="majorHAnsi"/>
                        </w:rPr>
                        <m:t>lag</m:t>
                      </m:r>
                      <m:r>
                        <m:rPr>
                          <m:sty m:val="bi"/>
                        </m:rPr>
                        <w:rPr>
                          <w:rFonts w:ascii="Cambria Math" w:hAnsi="Cambria Math" w:cstheme="majorHAnsi"/>
                        </w:rPr>
                        <m:t>2</m:t>
                      </m:r>
                    </m:sub>
                  </m:sSub>
                </m:sub>
              </m:sSub>
              <m:r>
                <m:rPr>
                  <m:sty m:val="bi"/>
                </m:rPr>
                <w:rPr>
                  <w:rFonts w:ascii="Cambria Math" w:hAnsi="Cambria Math" w:cstheme="majorHAnsi"/>
                </w:rPr>
                <m:t>+ ∆star</m:t>
              </m:r>
              <m:sSub>
                <m:sSubPr>
                  <m:ctrlPr>
                    <w:rPr>
                      <w:rFonts w:ascii="Cambria Math" w:hAnsi="Cambria Math" w:cstheme="majorHAnsi"/>
                      <w:b/>
                      <w:bCs/>
                      <w:i/>
                    </w:rPr>
                  </m:ctrlPr>
                </m:sSubPr>
                <m:e>
                  <m:r>
                    <m:rPr>
                      <m:sty m:val="bi"/>
                    </m:rPr>
                    <w:rPr>
                      <w:rFonts w:ascii="Cambria Math" w:hAnsi="Cambria Math" w:cstheme="majorHAnsi"/>
                    </w:rPr>
                    <m:t>s</m:t>
                  </m:r>
                </m:e>
                <m:sub>
                  <m:r>
                    <m:rPr>
                      <m:sty m:val="bi"/>
                    </m:rPr>
                    <w:rPr>
                      <w:rFonts w:ascii="Cambria Math" w:hAnsi="Cambria Math" w:cstheme="majorHAnsi"/>
                    </w:rPr>
                    <m:t>twomonths</m:t>
                  </m:r>
                </m:sub>
              </m:sSub>
              <m:r>
                <m:rPr>
                  <m:sty m:val="bi"/>
                </m:rPr>
                <w:rPr>
                  <w:rFonts w:ascii="Cambria Math" w:hAnsi="Cambria Math" w:cstheme="majorHAnsi"/>
                </w:rPr>
                <m:t>+∆star</m:t>
              </m:r>
              <m:sSub>
                <m:sSubPr>
                  <m:ctrlPr>
                    <w:rPr>
                      <w:rFonts w:ascii="Cambria Math" w:hAnsi="Cambria Math" w:cstheme="majorHAnsi"/>
                      <w:b/>
                      <w:bCs/>
                      <w:i/>
                    </w:rPr>
                  </m:ctrlPr>
                </m:sSubPr>
                <m:e>
                  <m:r>
                    <m:rPr>
                      <m:sty m:val="bi"/>
                    </m:rPr>
                    <w:rPr>
                      <w:rFonts w:ascii="Cambria Math" w:hAnsi="Cambria Math" w:cstheme="majorHAnsi"/>
                    </w:rPr>
                    <m:t>s</m:t>
                  </m:r>
                </m:e>
                <m:sub>
                  <m:r>
                    <m:rPr>
                      <m:sty m:val="bi"/>
                    </m:rPr>
                    <w:rPr>
                      <w:rFonts w:ascii="Cambria Math" w:hAnsi="Cambria Math" w:cstheme="majorHAnsi"/>
                    </w:rPr>
                    <m:t>avg</m:t>
                  </m:r>
                </m:sub>
              </m:sSub>
              <m:r>
                <m:rPr>
                  <m:sty m:val="bi"/>
                </m:rPr>
                <w:rPr>
                  <w:rFonts w:ascii="Cambria Math" w:hAnsi="Cambria Math" w:cstheme="majorHAnsi"/>
                </w:rPr>
                <m:t>+∆numrevie</m:t>
              </m:r>
              <m:sSub>
                <m:sSubPr>
                  <m:ctrlPr>
                    <w:rPr>
                      <w:rFonts w:ascii="Cambria Math" w:hAnsi="Cambria Math" w:cstheme="majorHAnsi"/>
                      <w:b/>
                      <w:bCs/>
                      <w:i/>
                    </w:rPr>
                  </m:ctrlPr>
                </m:sSubPr>
                <m:e>
                  <m:r>
                    <m:rPr>
                      <m:sty m:val="bi"/>
                    </m:rPr>
                    <w:rPr>
                      <w:rFonts w:ascii="Cambria Math" w:hAnsi="Cambria Math" w:cstheme="majorHAnsi"/>
                    </w:rPr>
                    <m:t>w</m:t>
                  </m:r>
                </m:e>
                <m:sub>
                  <m:r>
                    <m:rPr>
                      <m:sty m:val="bi"/>
                    </m:rPr>
                    <w:rPr>
                      <w:rFonts w:ascii="Cambria Math" w:hAnsi="Cambria Math" w:cstheme="majorHAnsi"/>
                    </w:rPr>
                    <m:t>onewee</m:t>
                  </m:r>
                  <m:sSub>
                    <m:sSubPr>
                      <m:ctrlPr>
                        <w:rPr>
                          <w:rFonts w:ascii="Cambria Math" w:hAnsi="Cambria Math" w:cstheme="majorHAnsi"/>
                          <w:b/>
                          <w:bCs/>
                          <w:i/>
                        </w:rPr>
                      </m:ctrlPr>
                    </m:sSubPr>
                    <m:e>
                      <m:r>
                        <m:rPr>
                          <m:sty m:val="bi"/>
                        </m:rPr>
                        <w:rPr>
                          <w:rFonts w:ascii="Cambria Math" w:hAnsi="Cambria Math" w:cstheme="majorHAnsi"/>
                        </w:rPr>
                        <m:t>k</m:t>
                      </m:r>
                    </m:e>
                    <m:sub>
                      <m:r>
                        <m:rPr>
                          <m:sty m:val="bi"/>
                        </m:rPr>
                        <w:rPr>
                          <w:rFonts w:ascii="Cambria Math" w:hAnsi="Cambria Math" w:cstheme="majorHAnsi"/>
                        </w:rPr>
                        <m:t>lag</m:t>
                      </m:r>
                      <m:r>
                        <m:rPr>
                          <m:sty m:val="bi"/>
                        </m:rPr>
                        <w:rPr>
                          <w:rFonts w:ascii="Cambria Math" w:hAnsi="Cambria Math" w:cstheme="majorHAnsi"/>
                        </w:rPr>
                        <m:t>1</m:t>
                      </m:r>
                    </m:sub>
                  </m:sSub>
                </m:sub>
              </m:sSub>
              <m:r>
                <m:rPr>
                  <m:sty m:val="bi"/>
                </m:rPr>
                <w:rPr>
                  <w:rFonts w:ascii="Cambria Math" w:hAnsi="Cambria Math" w:cstheme="majorHAnsi"/>
                </w:rPr>
                <m:t>+ ∆numrevie</m:t>
              </m:r>
              <m:sSub>
                <m:sSubPr>
                  <m:ctrlPr>
                    <w:rPr>
                      <w:rFonts w:ascii="Cambria Math" w:hAnsi="Cambria Math" w:cstheme="majorHAnsi"/>
                      <w:b/>
                      <w:bCs/>
                      <w:i/>
                    </w:rPr>
                  </m:ctrlPr>
                </m:sSubPr>
                <m:e>
                  <m:r>
                    <m:rPr>
                      <m:sty m:val="bi"/>
                    </m:rPr>
                    <w:rPr>
                      <w:rFonts w:ascii="Cambria Math" w:hAnsi="Cambria Math" w:cstheme="majorHAnsi"/>
                    </w:rPr>
                    <m:t>w</m:t>
                  </m:r>
                </m:e>
                <m:sub>
                  <m:r>
                    <m:rPr>
                      <m:sty m:val="bi"/>
                    </m:rPr>
                    <w:rPr>
                      <w:rFonts w:ascii="Cambria Math" w:hAnsi="Cambria Math" w:cstheme="majorHAnsi"/>
                    </w:rPr>
                    <m:t>twowee</m:t>
                  </m:r>
                  <m:sSub>
                    <m:sSubPr>
                      <m:ctrlPr>
                        <w:rPr>
                          <w:rFonts w:ascii="Cambria Math" w:hAnsi="Cambria Math" w:cstheme="majorHAnsi"/>
                          <w:b/>
                          <w:bCs/>
                          <w:i/>
                        </w:rPr>
                      </m:ctrlPr>
                    </m:sSubPr>
                    <m:e>
                      <m:r>
                        <m:rPr>
                          <m:sty m:val="bi"/>
                        </m:rPr>
                        <w:rPr>
                          <w:rFonts w:ascii="Cambria Math" w:hAnsi="Cambria Math" w:cstheme="majorHAnsi"/>
                        </w:rPr>
                        <m:t>k</m:t>
                      </m:r>
                    </m:e>
                    <m:sub>
                      <m:r>
                        <m:rPr>
                          <m:sty m:val="bi"/>
                        </m:rPr>
                        <w:rPr>
                          <w:rFonts w:ascii="Cambria Math" w:hAnsi="Cambria Math" w:cstheme="majorHAnsi"/>
                        </w:rPr>
                        <m:t>lag</m:t>
                      </m:r>
                      <m:r>
                        <m:rPr>
                          <m:sty m:val="bi"/>
                        </m:rPr>
                        <w:rPr>
                          <w:rFonts w:ascii="Cambria Math" w:hAnsi="Cambria Math" w:cstheme="majorHAnsi"/>
                        </w:rPr>
                        <m:t>2</m:t>
                      </m:r>
                    </m:sub>
                  </m:sSub>
                </m:sub>
              </m:sSub>
              <m:r>
                <m:rPr>
                  <m:sty m:val="bi"/>
                </m:rPr>
                <w:rPr>
                  <w:rFonts w:ascii="Cambria Math" w:hAnsi="Cambria Math" w:cstheme="majorHAnsi"/>
                </w:rPr>
                <m:t>+ ∆num</m:t>
              </m:r>
              <m:r>
                <m:rPr>
                  <m:sty m:val="bi"/>
                </m:rPr>
                <w:rPr>
                  <w:rFonts w:ascii="Cambria Math" w:hAnsi="Cambria Math" w:cstheme="majorHAnsi"/>
                </w:rPr>
                <m:t>1</m:t>
              </m:r>
              <m:r>
                <m:rPr>
                  <m:sty m:val="bi"/>
                </m:rPr>
                <w:rPr>
                  <w:rFonts w:ascii="Cambria Math" w:hAnsi="Cambria Math" w:cstheme="majorHAnsi"/>
                </w:rPr>
                <m:t>sta</m:t>
              </m:r>
              <m:sSub>
                <m:sSubPr>
                  <m:ctrlPr>
                    <w:rPr>
                      <w:rFonts w:ascii="Cambria Math" w:hAnsi="Cambria Math" w:cstheme="majorHAnsi"/>
                      <w:b/>
                      <w:bCs/>
                      <w:i/>
                    </w:rPr>
                  </m:ctrlPr>
                </m:sSubPr>
                <m:e>
                  <m:r>
                    <m:rPr>
                      <m:sty m:val="bi"/>
                    </m:rPr>
                    <w:rPr>
                      <w:rFonts w:ascii="Cambria Math" w:hAnsi="Cambria Math" w:cstheme="majorHAnsi"/>
                    </w:rPr>
                    <m:t>r</m:t>
                  </m:r>
                </m:e>
                <m:sub>
                  <m:r>
                    <m:rPr>
                      <m:sty m:val="bi"/>
                    </m:rPr>
                    <w:rPr>
                      <w:rFonts w:ascii="Cambria Math" w:hAnsi="Cambria Math" w:cstheme="majorHAnsi"/>
                    </w:rPr>
                    <m:t>twoweek</m:t>
                  </m:r>
                  <m:sSub>
                    <m:sSubPr>
                      <m:ctrlPr>
                        <w:rPr>
                          <w:rFonts w:ascii="Cambria Math" w:hAnsi="Cambria Math" w:cstheme="majorHAnsi"/>
                          <w:b/>
                          <w:bCs/>
                          <w:i/>
                        </w:rPr>
                      </m:ctrlPr>
                    </m:sSubPr>
                    <m:e>
                      <m:r>
                        <m:rPr>
                          <m:sty m:val="bi"/>
                        </m:rPr>
                        <w:rPr>
                          <w:rFonts w:ascii="Cambria Math" w:hAnsi="Cambria Math" w:cstheme="majorHAnsi"/>
                        </w:rPr>
                        <m:t>s</m:t>
                      </m:r>
                    </m:e>
                    <m:sub>
                      <m:r>
                        <m:rPr>
                          <m:sty m:val="bi"/>
                        </m:rPr>
                        <w:rPr>
                          <w:rFonts w:ascii="Cambria Math" w:hAnsi="Cambria Math" w:cstheme="majorHAnsi"/>
                        </w:rPr>
                        <m:t>lag1</m:t>
                      </m:r>
                    </m:sub>
                  </m:sSub>
                </m:sub>
              </m:sSub>
              <m:r>
                <m:rPr>
                  <m:sty m:val="bi"/>
                </m:rPr>
                <w:rPr>
                  <w:rFonts w:ascii="Cambria Math" w:hAnsi="Cambria Math" w:cstheme="majorHAnsi"/>
                </w:rPr>
                <m:t>+ ∆num</m:t>
              </m:r>
              <m:r>
                <m:rPr>
                  <m:sty m:val="bi"/>
                </m:rPr>
                <w:rPr>
                  <w:rFonts w:ascii="Cambria Math" w:hAnsi="Cambria Math" w:cstheme="majorHAnsi"/>
                </w:rPr>
                <m:t>1</m:t>
              </m:r>
              <m:r>
                <m:rPr>
                  <m:sty m:val="bi"/>
                </m:rPr>
                <w:rPr>
                  <w:rFonts w:ascii="Cambria Math" w:hAnsi="Cambria Math" w:cstheme="majorHAnsi"/>
                </w:rPr>
                <m:t>sta</m:t>
              </m:r>
              <m:sSub>
                <m:sSubPr>
                  <m:ctrlPr>
                    <w:rPr>
                      <w:rFonts w:ascii="Cambria Math" w:hAnsi="Cambria Math" w:cstheme="majorHAnsi"/>
                      <w:b/>
                      <w:bCs/>
                      <w:i/>
                    </w:rPr>
                  </m:ctrlPr>
                </m:sSubPr>
                <m:e>
                  <m:r>
                    <m:rPr>
                      <m:sty m:val="bi"/>
                    </m:rPr>
                    <w:rPr>
                      <w:rFonts w:ascii="Cambria Math" w:hAnsi="Cambria Math" w:cstheme="majorHAnsi"/>
                    </w:rPr>
                    <m:t>r</m:t>
                  </m:r>
                </m:e>
                <m:sub>
                  <m:r>
                    <m:rPr>
                      <m:sty m:val="bi"/>
                    </m:rPr>
                    <w:rPr>
                      <w:rFonts w:ascii="Cambria Math" w:hAnsi="Cambria Math" w:cstheme="majorHAnsi"/>
                    </w:rPr>
                    <m:t>twowee</m:t>
                  </m:r>
                  <m:sSub>
                    <m:sSubPr>
                      <m:ctrlPr>
                        <w:rPr>
                          <w:rFonts w:ascii="Cambria Math" w:hAnsi="Cambria Math" w:cstheme="majorHAnsi"/>
                          <w:b/>
                          <w:bCs/>
                          <w:i/>
                        </w:rPr>
                      </m:ctrlPr>
                    </m:sSubPr>
                    <m:e>
                      <m:r>
                        <m:rPr>
                          <m:sty m:val="bi"/>
                        </m:rPr>
                        <w:rPr>
                          <w:rFonts w:ascii="Cambria Math" w:hAnsi="Cambria Math" w:cstheme="majorHAnsi"/>
                        </w:rPr>
                        <m:t>k</m:t>
                      </m:r>
                    </m:e>
                    <m:sub>
                      <m:r>
                        <m:rPr>
                          <m:sty m:val="bi"/>
                        </m:rPr>
                        <w:rPr>
                          <w:rFonts w:ascii="Cambria Math" w:hAnsi="Cambria Math" w:cstheme="majorHAnsi"/>
                        </w:rPr>
                        <m:t>lag</m:t>
                      </m:r>
                      <m:r>
                        <m:rPr>
                          <m:sty m:val="bi"/>
                        </m:rPr>
                        <w:rPr>
                          <w:rFonts w:ascii="Cambria Math" w:hAnsi="Cambria Math" w:cstheme="majorHAnsi"/>
                        </w:rPr>
                        <m:t>2</m:t>
                      </m:r>
                    </m:sub>
                  </m:sSub>
                </m:sub>
              </m:sSub>
              <m:r>
                <m:rPr>
                  <m:sty m:val="bi"/>
                </m:rPr>
                <w:rPr>
                  <w:rFonts w:ascii="Cambria Math" w:hAnsi="Cambria Math" w:cstheme="majorHAnsi"/>
                </w:rPr>
                <m:t>+∆num</m:t>
              </m:r>
              <m:r>
                <m:rPr>
                  <m:sty m:val="bi"/>
                </m:rPr>
                <w:rPr>
                  <w:rFonts w:ascii="Cambria Math" w:hAnsi="Cambria Math" w:cstheme="majorHAnsi"/>
                </w:rPr>
                <m:t>1</m:t>
              </m:r>
              <m:r>
                <m:rPr>
                  <m:sty m:val="bi"/>
                </m:rPr>
                <w:rPr>
                  <w:rFonts w:ascii="Cambria Math" w:hAnsi="Cambria Math" w:cstheme="majorHAnsi"/>
                </w:rPr>
                <m:t>sta</m:t>
              </m:r>
              <m:sSub>
                <m:sSubPr>
                  <m:ctrlPr>
                    <w:rPr>
                      <w:rFonts w:ascii="Cambria Math" w:hAnsi="Cambria Math" w:cstheme="majorHAnsi"/>
                      <w:b/>
                      <w:bCs/>
                      <w:i/>
                    </w:rPr>
                  </m:ctrlPr>
                </m:sSubPr>
                <m:e>
                  <m:r>
                    <m:rPr>
                      <m:sty m:val="bi"/>
                    </m:rPr>
                    <w:rPr>
                      <w:rFonts w:ascii="Cambria Math" w:hAnsi="Cambria Math" w:cstheme="majorHAnsi"/>
                    </w:rPr>
                    <m:t>r</m:t>
                  </m:r>
                </m:e>
                <m:sub>
                  <m:r>
                    <m:rPr>
                      <m:sty m:val="bi"/>
                    </m:rPr>
                    <w:rPr>
                      <w:rFonts w:ascii="Cambria Math" w:hAnsi="Cambria Math" w:cstheme="majorHAnsi"/>
                    </w:rPr>
                    <m:t>twomonths</m:t>
                  </m:r>
                </m:sub>
              </m:sSub>
              <m:r>
                <m:rPr>
                  <m:sty m:val="bi"/>
                </m:rPr>
                <w:rPr>
                  <w:rFonts w:ascii="Cambria Math" w:hAnsi="Cambria Math" w:cstheme="majorHAnsi"/>
                </w:rPr>
                <m:t>+ ∆num</m:t>
              </m:r>
              <m:r>
                <m:rPr>
                  <m:sty m:val="bi"/>
                </m:rPr>
                <w:rPr>
                  <w:rFonts w:ascii="Cambria Math" w:hAnsi="Cambria Math" w:cstheme="majorHAnsi"/>
                </w:rPr>
                <m:t>1</m:t>
              </m:r>
              <m:r>
                <m:rPr>
                  <m:sty m:val="bi"/>
                </m:rPr>
                <w:rPr>
                  <w:rFonts w:ascii="Cambria Math" w:hAnsi="Cambria Math" w:cstheme="majorHAnsi"/>
                </w:rPr>
                <m:t>star+ ∆num</m:t>
              </m:r>
              <m:r>
                <m:rPr>
                  <m:sty m:val="bi"/>
                </m:rPr>
                <w:rPr>
                  <w:rFonts w:ascii="Cambria Math" w:hAnsi="Cambria Math" w:cstheme="majorHAnsi"/>
                </w:rPr>
                <m:t>5</m:t>
              </m:r>
              <m:r>
                <m:rPr>
                  <m:sty m:val="bi"/>
                </m:rPr>
                <w:rPr>
                  <w:rFonts w:ascii="Cambria Math" w:hAnsi="Cambria Math" w:cstheme="majorHAnsi"/>
                </w:rPr>
                <m:t>sta</m:t>
              </m:r>
              <m:sSub>
                <m:sSubPr>
                  <m:ctrlPr>
                    <w:rPr>
                      <w:rFonts w:ascii="Cambria Math" w:hAnsi="Cambria Math" w:cstheme="majorHAnsi"/>
                      <w:b/>
                      <w:bCs/>
                      <w:i/>
                    </w:rPr>
                  </m:ctrlPr>
                </m:sSubPr>
                <m:e>
                  <m:r>
                    <m:rPr>
                      <m:sty m:val="bi"/>
                    </m:rPr>
                    <w:rPr>
                      <w:rFonts w:ascii="Cambria Math" w:hAnsi="Cambria Math" w:cstheme="majorHAnsi"/>
                    </w:rPr>
                    <m:t>r</m:t>
                  </m:r>
                </m:e>
                <m:sub>
                  <m:r>
                    <m:rPr>
                      <m:sty m:val="bi"/>
                    </m:rPr>
                    <w:rPr>
                      <w:rFonts w:ascii="Cambria Math" w:hAnsi="Cambria Math" w:cstheme="majorHAnsi"/>
                    </w:rPr>
                    <m:t>onewee</m:t>
                  </m:r>
                  <m:sSub>
                    <m:sSubPr>
                      <m:ctrlPr>
                        <w:rPr>
                          <w:rFonts w:ascii="Cambria Math" w:hAnsi="Cambria Math" w:cstheme="majorHAnsi"/>
                          <w:b/>
                          <w:bCs/>
                          <w:i/>
                        </w:rPr>
                      </m:ctrlPr>
                    </m:sSubPr>
                    <m:e>
                      <m:r>
                        <m:rPr>
                          <m:sty m:val="bi"/>
                        </m:rPr>
                        <w:rPr>
                          <w:rFonts w:ascii="Cambria Math" w:hAnsi="Cambria Math" w:cstheme="majorHAnsi"/>
                        </w:rPr>
                        <m:t>k</m:t>
                      </m:r>
                    </m:e>
                    <m:sub>
                      <m:r>
                        <m:rPr>
                          <m:sty m:val="bi"/>
                        </m:rPr>
                        <w:rPr>
                          <w:rFonts w:ascii="Cambria Math" w:hAnsi="Cambria Math" w:cstheme="majorHAnsi"/>
                        </w:rPr>
                        <m:t>lag</m:t>
                      </m:r>
                      <m:r>
                        <m:rPr>
                          <m:sty m:val="bi"/>
                        </m:rPr>
                        <w:rPr>
                          <w:rFonts w:ascii="Cambria Math" w:hAnsi="Cambria Math" w:cstheme="majorHAnsi"/>
                        </w:rPr>
                        <m:t>2</m:t>
                      </m:r>
                    </m:sub>
                  </m:sSub>
                </m:sub>
              </m:sSub>
              <m:r>
                <m:rPr>
                  <m:sty m:val="bi"/>
                </m:rPr>
                <w:rPr>
                  <w:rFonts w:ascii="Cambria Math" w:hAnsi="Cambria Math" w:cstheme="majorHAnsi"/>
                </w:rPr>
                <m:t>+ ∆num</m:t>
              </m:r>
              <m:r>
                <m:rPr>
                  <m:sty m:val="bi"/>
                </m:rPr>
                <w:rPr>
                  <w:rFonts w:ascii="Cambria Math" w:hAnsi="Cambria Math" w:cstheme="majorHAnsi"/>
                </w:rPr>
                <m:t>5</m:t>
              </m:r>
              <m:r>
                <m:rPr>
                  <m:sty m:val="bi"/>
                </m:rPr>
                <w:rPr>
                  <w:rFonts w:ascii="Cambria Math" w:hAnsi="Cambria Math" w:cstheme="majorHAnsi"/>
                </w:rPr>
                <m:t>sta</m:t>
              </m:r>
              <m:sSub>
                <m:sSubPr>
                  <m:ctrlPr>
                    <w:rPr>
                      <w:rFonts w:ascii="Cambria Math" w:hAnsi="Cambria Math" w:cstheme="majorHAnsi"/>
                      <w:b/>
                      <w:bCs/>
                      <w:i/>
                    </w:rPr>
                  </m:ctrlPr>
                </m:sSubPr>
                <m:e>
                  <m:r>
                    <m:rPr>
                      <m:sty m:val="bi"/>
                    </m:rPr>
                    <w:rPr>
                      <w:rFonts w:ascii="Cambria Math" w:hAnsi="Cambria Math" w:cstheme="majorHAnsi"/>
                    </w:rPr>
                    <m:t>r</m:t>
                  </m:r>
                </m:e>
                <m:sub>
                  <m:r>
                    <m:rPr>
                      <m:sty m:val="bi"/>
                    </m:rPr>
                    <w:rPr>
                      <w:rFonts w:ascii="Cambria Math" w:hAnsi="Cambria Math" w:cstheme="majorHAnsi"/>
                    </w:rPr>
                    <m:t>onewee</m:t>
                  </m:r>
                  <m:sSub>
                    <m:sSubPr>
                      <m:ctrlPr>
                        <w:rPr>
                          <w:rFonts w:ascii="Cambria Math" w:hAnsi="Cambria Math" w:cstheme="majorHAnsi"/>
                          <w:b/>
                          <w:bCs/>
                          <w:i/>
                        </w:rPr>
                      </m:ctrlPr>
                    </m:sSubPr>
                    <m:e>
                      <m:r>
                        <m:rPr>
                          <m:sty m:val="bi"/>
                        </m:rPr>
                        <w:rPr>
                          <w:rFonts w:ascii="Cambria Math" w:hAnsi="Cambria Math" w:cstheme="majorHAnsi"/>
                        </w:rPr>
                        <m:t>k</m:t>
                      </m:r>
                    </m:e>
                    <m:sub>
                      <m:r>
                        <m:rPr>
                          <m:sty m:val="bi"/>
                        </m:rPr>
                        <w:rPr>
                          <w:rFonts w:ascii="Cambria Math" w:hAnsi="Cambria Math" w:cstheme="majorHAnsi"/>
                        </w:rPr>
                        <m:t>lag</m:t>
                      </m:r>
                      <m:r>
                        <m:rPr>
                          <m:sty m:val="bi"/>
                        </m:rPr>
                        <w:rPr>
                          <w:rFonts w:ascii="Cambria Math" w:hAnsi="Cambria Math" w:cstheme="majorHAnsi"/>
                        </w:rPr>
                        <m:t>3</m:t>
                      </m:r>
                    </m:sub>
                  </m:sSub>
                </m:sub>
              </m:sSub>
              <m:r>
                <m:rPr>
                  <m:sty m:val="bi"/>
                </m:rPr>
                <w:rPr>
                  <w:rFonts w:ascii="Cambria Math" w:hAnsi="Cambria Math" w:cstheme="majorHAnsi"/>
                </w:rPr>
                <m:t>+ ∆num</m:t>
              </m:r>
              <m:r>
                <m:rPr>
                  <m:sty m:val="bi"/>
                </m:rPr>
                <w:rPr>
                  <w:rFonts w:ascii="Cambria Math" w:hAnsi="Cambria Math" w:cstheme="majorHAnsi"/>
                </w:rPr>
                <m:t>5</m:t>
              </m:r>
              <m:r>
                <m:rPr>
                  <m:sty m:val="bi"/>
                </m:rPr>
                <w:rPr>
                  <w:rFonts w:ascii="Cambria Math" w:hAnsi="Cambria Math" w:cstheme="majorHAnsi"/>
                </w:rPr>
                <m:t>sta</m:t>
              </m:r>
              <m:sSub>
                <m:sSubPr>
                  <m:ctrlPr>
                    <w:rPr>
                      <w:rFonts w:ascii="Cambria Math" w:hAnsi="Cambria Math" w:cstheme="majorHAnsi"/>
                      <w:b/>
                      <w:bCs/>
                      <w:i/>
                    </w:rPr>
                  </m:ctrlPr>
                </m:sSubPr>
                <m:e>
                  <m:r>
                    <m:rPr>
                      <m:sty m:val="bi"/>
                    </m:rPr>
                    <w:rPr>
                      <w:rFonts w:ascii="Cambria Math" w:hAnsi="Cambria Math" w:cstheme="majorHAnsi"/>
                    </w:rPr>
                    <m:t>r</m:t>
                  </m:r>
                </m:e>
                <m:sub>
                  <m:r>
                    <m:rPr>
                      <m:sty m:val="bi"/>
                    </m:rPr>
                    <w:rPr>
                      <w:rFonts w:ascii="Cambria Math" w:hAnsi="Cambria Math" w:cstheme="majorHAnsi"/>
                    </w:rPr>
                    <m:t>onewee</m:t>
                  </m:r>
                  <m:sSub>
                    <m:sSubPr>
                      <m:ctrlPr>
                        <w:rPr>
                          <w:rFonts w:ascii="Cambria Math" w:hAnsi="Cambria Math" w:cstheme="majorHAnsi"/>
                          <w:b/>
                          <w:bCs/>
                          <w:i/>
                        </w:rPr>
                      </m:ctrlPr>
                    </m:sSubPr>
                    <m:e>
                      <m:r>
                        <m:rPr>
                          <m:sty m:val="bi"/>
                        </m:rPr>
                        <w:rPr>
                          <w:rFonts w:ascii="Cambria Math" w:hAnsi="Cambria Math" w:cstheme="majorHAnsi"/>
                        </w:rPr>
                        <m:t>k</m:t>
                      </m:r>
                    </m:e>
                    <m:sub>
                      <m:r>
                        <m:rPr>
                          <m:sty m:val="bi"/>
                        </m:rPr>
                        <w:rPr>
                          <w:rFonts w:ascii="Cambria Math" w:hAnsi="Cambria Math" w:cstheme="majorHAnsi"/>
                        </w:rPr>
                        <m:t>lag</m:t>
                      </m:r>
                      <m:r>
                        <m:rPr>
                          <m:sty m:val="bi"/>
                        </m:rPr>
                        <w:rPr>
                          <w:rFonts w:ascii="Cambria Math" w:hAnsi="Cambria Math" w:cstheme="majorHAnsi"/>
                        </w:rPr>
                        <m:t>4</m:t>
                      </m:r>
                    </m:sub>
                  </m:sSub>
                </m:sub>
              </m:sSub>
              <m:r>
                <m:rPr>
                  <m:sty m:val="bi"/>
                </m:rPr>
                <w:rPr>
                  <w:rFonts w:ascii="Cambria Math" w:hAnsi="Cambria Math" w:cstheme="majorHAnsi"/>
                </w:rPr>
                <m:t>+ ∆num</m:t>
              </m:r>
              <m:r>
                <m:rPr>
                  <m:sty m:val="bi"/>
                </m:rPr>
                <w:rPr>
                  <w:rFonts w:ascii="Cambria Math" w:hAnsi="Cambria Math" w:cstheme="majorHAnsi"/>
                </w:rPr>
                <m:t>5</m:t>
              </m:r>
              <m:r>
                <m:rPr>
                  <m:sty m:val="bi"/>
                </m:rPr>
                <w:rPr>
                  <w:rFonts w:ascii="Cambria Math" w:hAnsi="Cambria Math" w:cstheme="majorHAnsi"/>
                </w:rPr>
                <m:t>sta</m:t>
              </m:r>
              <m:sSub>
                <m:sSubPr>
                  <m:ctrlPr>
                    <w:rPr>
                      <w:rFonts w:ascii="Cambria Math" w:hAnsi="Cambria Math" w:cstheme="majorHAnsi"/>
                      <w:b/>
                      <w:bCs/>
                      <w:i/>
                    </w:rPr>
                  </m:ctrlPr>
                </m:sSubPr>
                <m:e>
                  <m:r>
                    <m:rPr>
                      <m:sty m:val="bi"/>
                    </m:rPr>
                    <w:rPr>
                      <w:rFonts w:ascii="Cambria Math" w:hAnsi="Cambria Math" w:cstheme="majorHAnsi"/>
                    </w:rPr>
                    <m:t>r</m:t>
                  </m:r>
                </m:e>
                <m:sub>
                  <m:r>
                    <m:rPr>
                      <m:sty m:val="bi"/>
                    </m:rPr>
                    <w:rPr>
                      <w:rFonts w:ascii="Cambria Math" w:hAnsi="Cambria Math" w:cstheme="majorHAnsi"/>
                    </w:rPr>
                    <m:t>twomonths</m:t>
                  </m:r>
                </m:sub>
              </m:sSub>
              <m:r>
                <m:rPr>
                  <m:sty m:val="bi"/>
                </m:rPr>
                <w:rPr>
                  <w:rFonts w:ascii="Cambria Math" w:hAnsi="Cambria Math" w:cstheme="majorHAnsi"/>
                </w:rPr>
                <m:t>+∆num</m:t>
              </m:r>
              <m:r>
                <m:rPr>
                  <m:sty m:val="bi"/>
                </m:rPr>
                <w:rPr>
                  <w:rFonts w:ascii="Cambria Math" w:hAnsi="Cambria Math" w:cstheme="majorHAnsi"/>
                </w:rPr>
                <m:t>5</m:t>
              </m:r>
              <m:r>
                <m:rPr>
                  <m:sty m:val="bi"/>
                </m:rPr>
                <w:rPr>
                  <w:rFonts w:ascii="Cambria Math" w:hAnsi="Cambria Math" w:cstheme="majorHAnsi"/>
                </w:rPr>
                <m:t>sta</m:t>
              </m:r>
              <m:sSub>
                <m:sSubPr>
                  <m:ctrlPr>
                    <w:rPr>
                      <w:rFonts w:ascii="Cambria Math" w:hAnsi="Cambria Math" w:cstheme="majorHAnsi"/>
                      <w:b/>
                      <w:bCs/>
                      <w:i/>
                    </w:rPr>
                  </m:ctrlPr>
                </m:sSubPr>
                <m:e>
                  <m:r>
                    <m:rPr>
                      <m:sty m:val="bi"/>
                    </m:rPr>
                    <w:rPr>
                      <w:rFonts w:ascii="Cambria Math" w:hAnsi="Cambria Math" w:cstheme="majorHAnsi"/>
                    </w:rPr>
                    <m:t>r</m:t>
                  </m:r>
                </m:e>
                <m:sub>
                  <m:r>
                    <m:rPr>
                      <m:sty m:val="bi"/>
                    </m:rPr>
                    <w:rPr>
                      <w:rFonts w:ascii="Cambria Math" w:hAnsi="Cambria Math" w:cstheme="majorHAnsi"/>
                    </w:rPr>
                    <m:t>onequarter</m:t>
                  </m:r>
                </m:sub>
              </m:sSub>
              <m:r>
                <m:rPr>
                  <m:sty m:val="bi"/>
                </m:rPr>
                <w:rPr>
                  <w:rFonts w:ascii="Cambria Math" w:hAnsi="Cambria Math" w:cstheme="majorHAnsi"/>
                </w:rPr>
                <m:t>+ ∆avgWordcount+ ∆namedauthor+ ∆verifie</m:t>
              </m:r>
              <m:sSub>
                <m:sSubPr>
                  <m:ctrlPr>
                    <w:rPr>
                      <w:rFonts w:ascii="Cambria Math" w:hAnsi="Cambria Math" w:cstheme="majorHAnsi"/>
                      <w:b/>
                      <w:bCs/>
                      <w:i/>
                    </w:rPr>
                  </m:ctrlPr>
                </m:sSubPr>
                <m:e>
                  <m:r>
                    <m:rPr>
                      <m:sty m:val="bi"/>
                    </m:rPr>
                    <w:rPr>
                      <w:rFonts w:ascii="Cambria Math" w:hAnsi="Cambria Math" w:cstheme="majorHAnsi"/>
                    </w:rPr>
                    <m:t>d</m:t>
                  </m:r>
                </m:e>
                <m:sub>
                  <m:r>
                    <m:rPr>
                      <m:sty m:val="bi"/>
                    </m:rPr>
                    <w:rPr>
                      <w:rFonts w:ascii="Cambria Math" w:hAnsi="Cambria Math" w:cstheme="majorHAnsi"/>
                    </w:rPr>
                    <m:t>onemonth</m:t>
                  </m:r>
                </m:sub>
              </m:sSub>
              <m:r>
                <m:rPr>
                  <m:sty m:val="bi"/>
                </m:rPr>
                <w:rPr>
                  <w:rFonts w:ascii="Cambria Math" w:hAnsi="Cambria Math" w:cstheme="majorHAnsi"/>
                </w:rPr>
                <m:t>+ ∆numImage+ ∆numVine</m:t>
              </m:r>
            </m:e>
          </m:func>
          <m:r>
            <m:rPr>
              <m:sty m:val="bi"/>
            </m:rPr>
            <w:rPr>
              <w:rFonts w:ascii="Cambria Math" w:hAnsi="Cambria Math" w:cstheme="majorHAnsi"/>
            </w:rPr>
            <m:t>+ ∆av</m:t>
          </m:r>
          <m:sSub>
            <m:sSubPr>
              <m:ctrlPr>
                <w:rPr>
                  <w:rFonts w:ascii="Cambria Math" w:hAnsi="Cambria Math" w:cstheme="majorHAnsi"/>
                  <w:b/>
                  <w:bCs/>
                  <w:i/>
                </w:rPr>
              </m:ctrlPr>
            </m:sSubPr>
            <m:e>
              <m:r>
                <m:rPr>
                  <m:sty m:val="bi"/>
                </m:rPr>
                <w:rPr>
                  <w:rFonts w:ascii="Cambria Math" w:hAnsi="Cambria Math" w:cstheme="majorHAnsi"/>
                </w:rPr>
                <m:t>g</m:t>
              </m:r>
            </m:e>
            <m:sub>
              <m:r>
                <m:rPr>
                  <m:sty m:val="bi"/>
                </m:rPr>
                <w:rPr>
                  <w:rFonts w:ascii="Cambria Math" w:hAnsi="Cambria Math" w:cstheme="majorHAnsi"/>
                </w:rPr>
                <m:t>monthlyprice</m:t>
              </m:r>
            </m:sub>
          </m:sSub>
        </m:oMath>
      </m:oMathPara>
    </w:p>
    <w:p w14:paraId="59A7E1FF" w14:textId="77777777" w:rsidR="00A34176" w:rsidRPr="00872BAB" w:rsidRDefault="00A34176" w:rsidP="00227013">
      <w:pPr>
        <w:jc w:val="both"/>
        <w:rPr>
          <w:rFonts w:asciiTheme="majorHAnsi" w:hAnsiTheme="majorHAnsi" w:cstheme="majorHAnsi"/>
        </w:rPr>
      </w:pPr>
    </w:p>
    <w:p w14:paraId="3748B8A2" w14:textId="7F91F0A4" w:rsidR="0072495E" w:rsidRDefault="00A34176" w:rsidP="00227013">
      <w:pPr>
        <w:jc w:val="both"/>
        <w:rPr>
          <w:rFonts w:asciiTheme="majorHAnsi" w:hAnsiTheme="majorHAnsi" w:cstheme="majorHAnsi"/>
        </w:rPr>
      </w:pPr>
      <w:r w:rsidRPr="00872BAB">
        <w:rPr>
          <w:rFonts w:asciiTheme="majorHAnsi" w:hAnsiTheme="majorHAnsi" w:cstheme="majorHAnsi"/>
        </w:rPr>
        <w:t xml:space="preserve">With the above variables as the input the below table shows the model performance. </w:t>
      </w:r>
      <w:r w:rsidR="00C20F00">
        <w:rPr>
          <w:rFonts w:asciiTheme="majorHAnsi" w:hAnsiTheme="majorHAnsi" w:cstheme="majorHAnsi"/>
        </w:rPr>
        <w:t>The interpretation is that a linear regression model performs worse than average (</w:t>
      </w:r>
      <w:proofErr w:type="spellStart"/>
      <w:r w:rsidR="00C20F00">
        <w:rPr>
          <w:rFonts w:asciiTheme="majorHAnsi" w:hAnsiTheme="majorHAnsi" w:cstheme="majorHAnsi"/>
        </w:rPr>
        <w:t>i.e</w:t>
      </w:r>
      <w:proofErr w:type="spellEnd"/>
      <w:r w:rsidR="00C20F00">
        <w:rPr>
          <w:rFonts w:asciiTheme="majorHAnsi" w:hAnsiTheme="majorHAnsi" w:cstheme="majorHAnsi"/>
        </w:rPr>
        <w:t xml:space="preserve">, guessing that the dependent variable is the average of all the independent variables combined) </w:t>
      </w:r>
    </w:p>
    <w:p w14:paraId="1CC9C7C1" w14:textId="0400FA7A" w:rsidR="00C20F00" w:rsidRDefault="00C20F00" w:rsidP="00227013">
      <w:pPr>
        <w:jc w:val="both"/>
        <w:rPr>
          <w:rFonts w:asciiTheme="majorHAnsi" w:hAnsiTheme="majorHAnsi" w:cstheme="majorHAnsi"/>
        </w:rPr>
      </w:pPr>
    </w:p>
    <w:p w14:paraId="3495D91C" w14:textId="0C83A497" w:rsidR="00C20F00" w:rsidRPr="00872BAB" w:rsidRDefault="00C20F00" w:rsidP="00227013">
      <w:pPr>
        <w:jc w:val="both"/>
        <w:rPr>
          <w:rFonts w:asciiTheme="majorHAnsi" w:hAnsiTheme="majorHAnsi" w:cstheme="majorHAnsi"/>
        </w:rPr>
      </w:pPr>
      <w:r>
        <w:rPr>
          <w:rFonts w:asciiTheme="majorHAnsi" w:hAnsiTheme="majorHAnsi" w:cstheme="majorHAnsi"/>
        </w:rPr>
        <w:t xml:space="preserve">Random forest model does much better </w:t>
      </w:r>
      <w:proofErr w:type="gramStart"/>
      <w:r>
        <w:rPr>
          <w:rFonts w:asciiTheme="majorHAnsi" w:hAnsiTheme="majorHAnsi" w:cstheme="majorHAnsi"/>
        </w:rPr>
        <w:t>explaining</w:t>
      </w:r>
      <w:proofErr w:type="gramEnd"/>
      <w:r>
        <w:rPr>
          <w:rFonts w:asciiTheme="majorHAnsi" w:hAnsiTheme="majorHAnsi" w:cstheme="majorHAnsi"/>
        </w:rPr>
        <w:t xml:space="preserve"> 4% of the variance and the boosting regressor model performs twice as well. </w:t>
      </w:r>
    </w:p>
    <w:tbl>
      <w:tblPr>
        <w:tblStyle w:val="TableGrid"/>
        <w:tblW w:w="0" w:type="auto"/>
        <w:jc w:val="center"/>
        <w:tblLook w:val="04A0" w:firstRow="1" w:lastRow="0" w:firstColumn="1" w:lastColumn="0" w:noHBand="0" w:noVBand="1"/>
      </w:tblPr>
      <w:tblGrid>
        <w:gridCol w:w="3510"/>
        <w:gridCol w:w="3060"/>
      </w:tblGrid>
      <w:tr w:rsidR="0072495E" w:rsidRPr="00872BAB" w14:paraId="37AFAAF7" w14:textId="77777777" w:rsidTr="000734A0">
        <w:trPr>
          <w:jc w:val="center"/>
        </w:trPr>
        <w:tc>
          <w:tcPr>
            <w:tcW w:w="3510" w:type="dxa"/>
            <w:shd w:val="clear" w:color="auto" w:fill="24A88C"/>
          </w:tcPr>
          <w:p w14:paraId="1DA45180" w14:textId="1AAF1334" w:rsidR="00C706F8" w:rsidRPr="000734A0" w:rsidRDefault="00C706F8" w:rsidP="00227013">
            <w:pPr>
              <w:jc w:val="both"/>
              <w:rPr>
                <w:rFonts w:asciiTheme="majorHAnsi" w:hAnsiTheme="majorHAnsi" w:cstheme="majorHAnsi"/>
                <w:color w:val="FFFFFF" w:themeColor="background1"/>
              </w:rPr>
            </w:pPr>
            <w:r w:rsidRPr="000734A0">
              <w:rPr>
                <w:rFonts w:asciiTheme="majorHAnsi" w:hAnsiTheme="majorHAnsi" w:cstheme="majorHAnsi"/>
                <w:color w:val="FFFFFF" w:themeColor="background1"/>
              </w:rPr>
              <w:t>Model</w:t>
            </w:r>
          </w:p>
        </w:tc>
        <w:tc>
          <w:tcPr>
            <w:tcW w:w="3060" w:type="dxa"/>
            <w:shd w:val="clear" w:color="auto" w:fill="24A88C"/>
          </w:tcPr>
          <w:p w14:paraId="43D75A4A" w14:textId="737E2159" w:rsidR="0072495E" w:rsidRPr="000734A0" w:rsidRDefault="00F21427" w:rsidP="00227013">
            <w:pPr>
              <w:jc w:val="both"/>
              <w:rPr>
                <w:rFonts w:asciiTheme="majorHAnsi" w:hAnsiTheme="majorHAnsi" w:cstheme="majorHAnsi"/>
                <w:color w:val="FFFFFF" w:themeColor="background1"/>
              </w:rPr>
            </w:pPr>
            <w:r w:rsidRPr="000734A0">
              <w:rPr>
                <w:rFonts w:asciiTheme="majorHAnsi" w:hAnsiTheme="majorHAnsi" w:cstheme="majorHAnsi"/>
                <w:color w:val="FFFFFF" w:themeColor="background1"/>
              </w:rPr>
              <w:t>Performance metri</w:t>
            </w:r>
            <w:r w:rsidR="000734A0" w:rsidRPr="000734A0">
              <w:rPr>
                <w:rFonts w:asciiTheme="majorHAnsi" w:hAnsiTheme="majorHAnsi" w:cstheme="majorHAnsi"/>
                <w:color w:val="FFFFFF" w:themeColor="background1"/>
              </w:rPr>
              <w:t>c</w:t>
            </w:r>
          </w:p>
        </w:tc>
      </w:tr>
      <w:tr w:rsidR="0072495E" w:rsidRPr="00872BAB" w14:paraId="59016784" w14:textId="77777777" w:rsidTr="00C706F8">
        <w:trPr>
          <w:jc w:val="center"/>
        </w:trPr>
        <w:tc>
          <w:tcPr>
            <w:tcW w:w="3510" w:type="dxa"/>
          </w:tcPr>
          <w:p w14:paraId="693E96A7" w14:textId="0A30CFA1" w:rsidR="0072495E" w:rsidRPr="00872BAB" w:rsidRDefault="00C706F8" w:rsidP="00227013">
            <w:pPr>
              <w:jc w:val="both"/>
              <w:rPr>
                <w:rFonts w:asciiTheme="majorHAnsi" w:hAnsiTheme="majorHAnsi" w:cstheme="majorHAnsi"/>
              </w:rPr>
            </w:pPr>
            <w:r w:rsidRPr="00872BAB">
              <w:rPr>
                <w:rFonts w:asciiTheme="majorHAnsi" w:hAnsiTheme="majorHAnsi" w:cstheme="majorHAnsi"/>
              </w:rPr>
              <w:t>Linear Regression OLS</w:t>
            </w:r>
          </w:p>
        </w:tc>
        <w:tc>
          <w:tcPr>
            <w:tcW w:w="3060" w:type="dxa"/>
          </w:tcPr>
          <w:p w14:paraId="2126651A" w14:textId="59DEED0A" w:rsidR="0072495E" w:rsidRPr="00872BAB" w:rsidRDefault="00C706F8" w:rsidP="00227013">
            <w:pPr>
              <w:jc w:val="both"/>
              <w:rPr>
                <w:rFonts w:asciiTheme="majorHAnsi" w:hAnsiTheme="majorHAnsi" w:cstheme="majorHAnsi"/>
              </w:rPr>
            </w:pPr>
            <w:r w:rsidRPr="00872BAB">
              <w:rPr>
                <w:rFonts w:asciiTheme="majorHAnsi" w:hAnsiTheme="majorHAnsi" w:cstheme="majorHAnsi"/>
              </w:rPr>
              <w:t>negative</w:t>
            </w:r>
          </w:p>
        </w:tc>
      </w:tr>
      <w:tr w:rsidR="0072495E" w:rsidRPr="00872BAB" w14:paraId="2937CD4E" w14:textId="77777777" w:rsidTr="00C706F8">
        <w:trPr>
          <w:jc w:val="center"/>
        </w:trPr>
        <w:tc>
          <w:tcPr>
            <w:tcW w:w="3510" w:type="dxa"/>
          </w:tcPr>
          <w:p w14:paraId="25ED2153" w14:textId="0C5E4719" w:rsidR="0072495E" w:rsidRPr="00872BAB" w:rsidRDefault="00C706F8" w:rsidP="00227013">
            <w:pPr>
              <w:jc w:val="both"/>
              <w:rPr>
                <w:rFonts w:asciiTheme="majorHAnsi" w:hAnsiTheme="majorHAnsi" w:cstheme="majorHAnsi"/>
              </w:rPr>
            </w:pPr>
            <w:r w:rsidRPr="00872BAB">
              <w:rPr>
                <w:rFonts w:asciiTheme="majorHAnsi" w:hAnsiTheme="majorHAnsi" w:cstheme="majorHAnsi"/>
              </w:rPr>
              <w:t>Random forest regressor</w:t>
            </w:r>
          </w:p>
        </w:tc>
        <w:tc>
          <w:tcPr>
            <w:tcW w:w="3060" w:type="dxa"/>
          </w:tcPr>
          <w:p w14:paraId="152435FC" w14:textId="42726E8E" w:rsidR="0072495E" w:rsidRPr="00872BAB" w:rsidRDefault="00C706F8" w:rsidP="00227013">
            <w:pPr>
              <w:jc w:val="both"/>
              <w:rPr>
                <w:rFonts w:asciiTheme="majorHAnsi" w:hAnsiTheme="majorHAnsi" w:cstheme="majorHAnsi"/>
              </w:rPr>
            </w:pPr>
            <w:r w:rsidRPr="00872BAB">
              <w:rPr>
                <w:rFonts w:asciiTheme="majorHAnsi" w:hAnsiTheme="majorHAnsi" w:cstheme="majorHAnsi"/>
              </w:rPr>
              <w:t>4%</w:t>
            </w:r>
          </w:p>
        </w:tc>
      </w:tr>
      <w:tr w:rsidR="00C706F8" w:rsidRPr="00872BAB" w14:paraId="58C347C6" w14:textId="77777777" w:rsidTr="00C706F8">
        <w:trPr>
          <w:jc w:val="center"/>
        </w:trPr>
        <w:tc>
          <w:tcPr>
            <w:tcW w:w="3510" w:type="dxa"/>
          </w:tcPr>
          <w:p w14:paraId="4560E149" w14:textId="7731AA55" w:rsidR="00C706F8" w:rsidRPr="007C7729" w:rsidRDefault="00C706F8" w:rsidP="00227013">
            <w:pPr>
              <w:jc w:val="both"/>
              <w:rPr>
                <w:rFonts w:asciiTheme="majorHAnsi" w:hAnsiTheme="majorHAnsi" w:cstheme="majorHAnsi"/>
                <w:b/>
                <w:bCs/>
              </w:rPr>
            </w:pPr>
            <w:r w:rsidRPr="007C7729">
              <w:rPr>
                <w:rFonts w:asciiTheme="majorHAnsi" w:hAnsiTheme="majorHAnsi" w:cstheme="majorHAnsi"/>
                <w:b/>
                <w:bCs/>
              </w:rPr>
              <w:t>Gradient Boosting Regressor</w:t>
            </w:r>
          </w:p>
        </w:tc>
        <w:tc>
          <w:tcPr>
            <w:tcW w:w="3060" w:type="dxa"/>
          </w:tcPr>
          <w:p w14:paraId="30AF8663" w14:textId="509919E8" w:rsidR="00C706F8" w:rsidRPr="007C7729" w:rsidRDefault="00C706F8" w:rsidP="00227013">
            <w:pPr>
              <w:jc w:val="both"/>
              <w:rPr>
                <w:rFonts w:asciiTheme="majorHAnsi" w:hAnsiTheme="majorHAnsi" w:cstheme="majorHAnsi"/>
                <w:b/>
                <w:bCs/>
              </w:rPr>
            </w:pPr>
            <w:r w:rsidRPr="007C7729">
              <w:rPr>
                <w:rFonts w:asciiTheme="majorHAnsi" w:hAnsiTheme="majorHAnsi" w:cstheme="majorHAnsi"/>
                <w:b/>
                <w:bCs/>
              </w:rPr>
              <w:t>8%</w:t>
            </w:r>
          </w:p>
        </w:tc>
      </w:tr>
    </w:tbl>
    <w:p w14:paraId="14FEC59B" w14:textId="47607DBB" w:rsidR="0072495E" w:rsidRPr="00872BAB" w:rsidRDefault="00C95D79" w:rsidP="00227013">
      <w:pPr>
        <w:jc w:val="both"/>
        <w:rPr>
          <w:rFonts w:asciiTheme="majorHAnsi" w:hAnsiTheme="majorHAnsi" w:cstheme="majorHAnsi"/>
        </w:rPr>
      </w:pPr>
      <w:r w:rsidRPr="00793DBB">
        <w:rPr>
          <w:rFonts w:asciiTheme="majorHAnsi" w:hAnsiTheme="majorHAnsi" w:cstheme="majorHAnsi"/>
          <w:noProof/>
        </w:rPr>
        <mc:AlternateContent>
          <mc:Choice Requires="wps">
            <w:drawing>
              <wp:anchor distT="45720" distB="45720" distL="114300" distR="114300" simplePos="0" relativeHeight="251681792" behindDoc="0" locked="0" layoutInCell="1" allowOverlap="1" wp14:anchorId="43292ECC" wp14:editId="0862E397">
                <wp:simplePos x="0" y="0"/>
                <wp:positionH relativeFrom="column">
                  <wp:posOffset>0</wp:posOffset>
                </wp:positionH>
                <wp:positionV relativeFrom="paragraph">
                  <wp:posOffset>240665</wp:posOffset>
                </wp:positionV>
                <wp:extent cx="5946775" cy="268605"/>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6775" cy="268605"/>
                        </a:xfrm>
                        <a:prstGeom prst="rect">
                          <a:avLst/>
                        </a:prstGeom>
                        <a:solidFill>
                          <a:srgbClr val="FFFFFF"/>
                        </a:solidFill>
                        <a:ln w="9525">
                          <a:noFill/>
                          <a:miter lim="800000"/>
                          <a:headEnd/>
                          <a:tailEnd/>
                        </a:ln>
                      </wps:spPr>
                      <wps:txbx>
                        <w:txbxContent>
                          <w:p w14:paraId="73E0F6CB" w14:textId="65D6A7A9" w:rsidR="00C95D79" w:rsidRPr="00793DBB" w:rsidRDefault="000D2A04" w:rsidP="00C95D79">
                            <w:pPr>
                              <w:jc w:val="center"/>
                              <w:rPr>
                                <w:rFonts w:asciiTheme="majorHAnsi" w:hAnsiTheme="majorHAnsi" w:cstheme="majorHAnsi"/>
                                <w:i/>
                                <w:iCs/>
                                <w:sz w:val="20"/>
                                <w:szCs w:val="20"/>
                              </w:rPr>
                            </w:pPr>
                            <w:r>
                              <w:rPr>
                                <w:rFonts w:asciiTheme="majorHAnsi" w:hAnsiTheme="majorHAnsi" w:cstheme="majorHAnsi"/>
                                <w:i/>
                                <w:iCs/>
                                <w:sz w:val="20"/>
                                <w:szCs w:val="20"/>
                              </w:rPr>
                              <w:t>Table</w:t>
                            </w:r>
                            <w:r w:rsidR="00C95D79" w:rsidRPr="00793DBB">
                              <w:rPr>
                                <w:rFonts w:asciiTheme="majorHAnsi" w:hAnsiTheme="majorHAnsi" w:cstheme="majorHAnsi"/>
                                <w:i/>
                                <w:iCs/>
                                <w:sz w:val="20"/>
                                <w:szCs w:val="20"/>
                              </w:rPr>
                              <w:t xml:space="preserve">: </w:t>
                            </w:r>
                            <w:r w:rsidR="00C95D79">
                              <w:rPr>
                                <w:rFonts w:asciiTheme="majorHAnsi" w:hAnsiTheme="majorHAnsi" w:cstheme="majorHAnsi"/>
                                <w:i/>
                                <w:iCs/>
                                <w:sz w:val="20"/>
                                <w:szCs w:val="20"/>
                              </w:rPr>
                              <w:t>R</w:t>
                            </w:r>
                            <w:r w:rsidR="00C95D79" w:rsidRPr="00C95D79">
                              <w:rPr>
                                <w:rFonts w:asciiTheme="majorHAnsi" w:hAnsiTheme="majorHAnsi" w:cstheme="majorHAnsi"/>
                                <w:i/>
                                <w:iCs/>
                                <w:sz w:val="20"/>
                                <w:szCs w:val="20"/>
                                <w:vertAlign w:val="superscript"/>
                              </w:rPr>
                              <w:t>2</w:t>
                            </w:r>
                            <w:r>
                              <w:rPr>
                                <w:rFonts w:asciiTheme="majorHAnsi" w:hAnsiTheme="majorHAnsi" w:cstheme="majorHAnsi"/>
                                <w:i/>
                                <w:iCs/>
                                <w:sz w:val="20"/>
                                <w:szCs w:val="20"/>
                              </w:rPr>
                              <w:t xml:space="preserve"> for each of the </w:t>
                            </w:r>
                            <w:r w:rsidR="00C95D79">
                              <w:rPr>
                                <w:rFonts w:asciiTheme="majorHAnsi" w:hAnsiTheme="majorHAnsi" w:cstheme="majorHAnsi"/>
                                <w:i/>
                                <w:iCs/>
                                <w:sz w:val="20"/>
                                <w:szCs w:val="20"/>
                              </w:rPr>
                              <w:t>model</w:t>
                            </w:r>
                            <w:r>
                              <w:rPr>
                                <w:rFonts w:asciiTheme="majorHAnsi" w:hAnsiTheme="majorHAnsi" w:cstheme="majorHAnsi"/>
                                <w:i/>
                                <w:iCs/>
                                <w:sz w:val="20"/>
                                <w:szCs w:val="20"/>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292ECC" id="_x0000_s1032" type="#_x0000_t202" style="position:absolute;left:0;text-align:left;margin-left:0;margin-top:18.95pt;width:468.25pt;height:21.1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" stroked="f">
                <v:textbox>
                  <w:txbxContent>
                    <w:p w14:paraId="73E0F6CB" w14:textId="65D6A7A9" w:rsidR="00C95D79" w:rsidRPr="00793DBB" w:rsidRDefault="000D2A04" w:rsidP="00C95D79">
                      <w:pPr>
                        <w:jc w:val="center"/>
                        <w:rPr>
                          <w:rFonts w:asciiTheme="majorHAnsi" w:hAnsiTheme="majorHAnsi" w:cstheme="majorHAnsi"/>
                          <w:i/>
                          <w:iCs/>
                          <w:sz w:val="20"/>
                          <w:szCs w:val="20"/>
                        </w:rPr>
                      </w:pPr>
                      <w:r>
                        <w:rPr>
                          <w:rFonts w:asciiTheme="majorHAnsi" w:hAnsiTheme="majorHAnsi" w:cstheme="majorHAnsi"/>
                          <w:i/>
                          <w:iCs/>
                          <w:sz w:val="20"/>
                          <w:szCs w:val="20"/>
                        </w:rPr>
                        <w:t>Table</w:t>
                      </w:r>
                      <w:r w:rsidR="00C95D79" w:rsidRPr="00793DBB">
                        <w:rPr>
                          <w:rFonts w:asciiTheme="majorHAnsi" w:hAnsiTheme="majorHAnsi" w:cstheme="majorHAnsi"/>
                          <w:i/>
                          <w:iCs/>
                          <w:sz w:val="20"/>
                          <w:szCs w:val="20"/>
                        </w:rPr>
                        <w:t xml:space="preserve">: </w:t>
                      </w:r>
                      <w:r w:rsidR="00C95D79">
                        <w:rPr>
                          <w:rFonts w:asciiTheme="majorHAnsi" w:hAnsiTheme="majorHAnsi" w:cstheme="majorHAnsi"/>
                          <w:i/>
                          <w:iCs/>
                          <w:sz w:val="20"/>
                          <w:szCs w:val="20"/>
                        </w:rPr>
                        <w:t>R</w:t>
                      </w:r>
                      <w:r w:rsidR="00C95D79" w:rsidRPr="00C95D79">
                        <w:rPr>
                          <w:rFonts w:asciiTheme="majorHAnsi" w:hAnsiTheme="majorHAnsi" w:cstheme="majorHAnsi"/>
                          <w:i/>
                          <w:iCs/>
                          <w:sz w:val="20"/>
                          <w:szCs w:val="20"/>
                          <w:vertAlign w:val="superscript"/>
                        </w:rPr>
                        <w:t>2</w:t>
                      </w:r>
                      <w:r>
                        <w:rPr>
                          <w:rFonts w:asciiTheme="majorHAnsi" w:hAnsiTheme="majorHAnsi" w:cstheme="majorHAnsi"/>
                          <w:i/>
                          <w:iCs/>
                          <w:sz w:val="20"/>
                          <w:szCs w:val="20"/>
                        </w:rPr>
                        <w:t xml:space="preserve"> for each of the </w:t>
                      </w:r>
                      <w:r w:rsidR="00C95D79">
                        <w:rPr>
                          <w:rFonts w:asciiTheme="majorHAnsi" w:hAnsiTheme="majorHAnsi" w:cstheme="majorHAnsi"/>
                          <w:i/>
                          <w:iCs/>
                          <w:sz w:val="20"/>
                          <w:szCs w:val="20"/>
                        </w:rPr>
                        <w:t>model</w:t>
                      </w:r>
                      <w:r>
                        <w:rPr>
                          <w:rFonts w:asciiTheme="majorHAnsi" w:hAnsiTheme="majorHAnsi" w:cstheme="majorHAnsi"/>
                          <w:i/>
                          <w:iCs/>
                          <w:sz w:val="20"/>
                          <w:szCs w:val="20"/>
                        </w:rPr>
                        <w:t>s</w:t>
                      </w:r>
                    </w:p>
                  </w:txbxContent>
                </v:textbox>
                <w10:wrap type="square"/>
              </v:shape>
            </w:pict>
          </mc:Fallback>
        </mc:AlternateContent>
      </w:r>
    </w:p>
    <w:p w14:paraId="3C794753" w14:textId="31A42E01" w:rsidR="002C4885" w:rsidRPr="00FA2C38" w:rsidRDefault="00C706F8" w:rsidP="00FA2C38">
      <w:pPr>
        <w:jc w:val="both"/>
        <w:rPr>
          <w:rFonts w:asciiTheme="majorHAnsi" w:hAnsiTheme="majorHAnsi" w:cstheme="majorHAnsi"/>
        </w:rPr>
      </w:pPr>
      <w:r w:rsidRPr="00872BAB">
        <w:rPr>
          <w:rFonts w:asciiTheme="majorHAnsi" w:hAnsiTheme="majorHAnsi" w:cstheme="majorHAnsi"/>
        </w:rPr>
        <w:t xml:space="preserve">The gradient boosting regressor shows the best performance for the model. </w:t>
      </w:r>
      <w:r w:rsidR="00FA2C38" w:rsidRPr="00FA2C38">
        <w:rPr>
          <w:rFonts w:asciiTheme="majorHAnsi" w:hAnsiTheme="majorHAnsi" w:cstheme="majorHAnsi"/>
        </w:rPr>
        <w:t xml:space="preserve">It reduces variance. Random forest build trees in parallel, while in boosting, trees are built sequentially i.e. each tree is grown using information from previously grown trees unlike in bagging where we create multiple copies of original </w:t>
      </w:r>
      <w:r w:rsidR="00FA2C38" w:rsidRPr="00FA2C38">
        <w:rPr>
          <w:rFonts w:asciiTheme="majorHAnsi" w:hAnsiTheme="majorHAnsi" w:cstheme="majorHAnsi"/>
        </w:rPr>
        <w:lastRenderedPageBreak/>
        <w:t xml:space="preserve">training data and fit separate decision tree on each. </w:t>
      </w:r>
      <w:r w:rsidR="00CA209D">
        <w:rPr>
          <w:rFonts w:asciiTheme="majorHAnsi" w:hAnsiTheme="majorHAnsi" w:cstheme="majorHAnsi"/>
        </w:rPr>
        <w:t>Due to which Gradient boosting</w:t>
      </w:r>
      <w:r w:rsidR="00FA2C38" w:rsidRPr="00FA2C38">
        <w:rPr>
          <w:rFonts w:asciiTheme="majorHAnsi" w:hAnsiTheme="majorHAnsi" w:cstheme="majorHAnsi"/>
        </w:rPr>
        <w:t xml:space="preserve"> generally performs better than random forest.</w:t>
      </w:r>
      <w:r w:rsidR="00FA2C38">
        <w:rPr>
          <w:rFonts w:asciiTheme="majorHAnsi" w:hAnsiTheme="majorHAnsi" w:cstheme="majorHAnsi"/>
        </w:rPr>
        <w:t xml:space="preserve"> </w:t>
      </w:r>
      <w:r w:rsidR="00A34176" w:rsidRPr="00872BAB">
        <w:rPr>
          <w:rFonts w:asciiTheme="majorHAnsi" w:hAnsiTheme="majorHAnsi" w:cstheme="majorHAnsi"/>
        </w:rPr>
        <w:t>Therefore,</w:t>
      </w:r>
      <w:r w:rsidR="00FA2C38">
        <w:rPr>
          <w:rFonts w:asciiTheme="majorHAnsi" w:hAnsiTheme="majorHAnsi" w:cstheme="majorHAnsi"/>
        </w:rPr>
        <w:t xml:space="preserve"> </w:t>
      </w:r>
      <w:r w:rsidR="00412A2C" w:rsidRPr="00872BAB">
        <w:rPr>
          <w:rFonts w:asciiTheme="majorHAnsi" w:hAnsiTheme="majorHAnsi" w:cstheme="majorHAnsi"/>
        </w:rPr>
        <w:t>was</w:t>
      </w:r>
      <w:r w:rsidRPr="00872BAB">
        <w:rPr>
          <w:rFonts w:asciiTheme="majorHAnsi" w:hAnsiTheme="majorHAnsi" w:cstheme="majorHAnsi"/>
        </w:rPr>
        <w:t xml:space="preserve"> selected for interpretation.</w:t>
      </w:r>
      <w:r w:rsidR="00412A2C" w:rsidRPr="00872BAB">
        <w:rPr>
          <w:rFonts w:asciiTheme="majorHAnsi" w:hAnsiTheme="majorHAnsi" w:cstheme="majorHAnsi"/>
        </w:rPr>
        <w:t xml:space="preserve"> </w:t>
      </w:r>
      <w:bookmarkStart w:id="25" w:name="_Toc42072292"/>
    </w:p>
    <w:p w14:paraId="20AE0D00" w14:textId="0DC43D88" w:rsidR="00C706F8" w:rsidRPr="002C4885" w:rsidRDefault="00C706F8" w:rsidP="002C4885">
      <w:pPr>
        <w:pStyle w:val="Heading2"/>
        <w:jc w:val="both"/>
        <w:rPr>
          <w:rFonts w:asciiTheme="majorHAnsi" w:hAnsiTheme="majorHAnsi" w:cstheme="majorHAnsi"/>
          <w:b/>
          <w:bCs/>
          <w:color w:val="24A88C"/>
          <w:sz w:val="28"/>
          <w:szCs w:val="28"/>
        </w:rPr>
      </w:pPr>
      <w:r w:rsidRPr="002C4885">
        <w:rPr>
          <w:rFonts w:asciiTheme="majorHAnsi" w:hAnsiTheme="majorHAnsi" w:cstheme="majorHAnsi"/>
          <w:b/>
          <w:bCs/>
          <w:color w:val="24A88C"/>
          <w:sz w:val="28"/>
          <w:szCs w:val="28"/>
        </w:rPr>
        <w:t>Results</w:t>
      </w:r>
      <w:bookmarkEnd w:id="25"/>
    </w:p>
    <w:p w14:paraId="1AEADF68" w14:textId="39D1C6FB" w:rsidR="00C706F8" w:rsidRDefault="00C706F8" w:rsidP="00227013">
      <w:pPr>
        <w:jc w:val="both"/>
        <w:rPr>
          <w:rFonts w:asciiTheme="majorHAnsi" w:hAnsiTheme="majorHAnsi" w:cstheme="majorHAnsi"/>
        </w:rPr>
      </w:pPr>
      <w:r w:rsidRPr="00872BAB">
        <w:rPr>
          <w:rFonts w:asciiTheme="majorHAnsi" w:hAnsiTheme="majorHAnsi" w:cstheme="majorHAnsi"/>
        </w:rPr>
        <w:t>Below table and graph shows the</w:t>
      </w:r>
      <w:r w:rsidR="00F425BD">
        <w:rPr>
          <w:rFonts w:asciiTheme="majorHAnsi" w:hAnsiTheme="majorHAnsi" w:cstheme="majorHAnsi"/>
        </w:rPr>
        <w:t xml:space="preserve"> top 10</w:t>
      </w:r>
      <w:r w:rsidRPr="00872BAB">
        <w:rPr>
          <w:rFonts w:asciiTheme="majorHAnsi" w:hAnsiTheme="majorHAnsi" w:cstheme="majorHAnsi"/>
        </w:rPr>
        <w:t xml:space="preserve"> important features </w:t>
      </w:r>
      <w:r w:rsidR="00F30CEF">
        <w:rPr>
          <w:rFonts w:asciiTheme="majorHAnsi" w:hAnsiTheme="majorHAnsi" w:cstheme="majorHAnsi"/>
        </w:rPr>
        <w:t>observed</w:t>
      </w:r>
      <w:r w:rsidRPr="00872BAB">
        <w:rPr>
          <w:rFonts w:asciiTheme="majorHAnsi" w:hAnsiTheme="majorHAnsi" w:cstheme="majorHAnsi"/>
        </w:rPr>
        <w:t>.</w:t>
      </w:r>
    </w:p>
    <w:p w14:paraId="51373E8A" w14:textId="77777777" w:rsidR="000D2A04" w:rsidRDefault="000D2A04" w:rsidP="00227013">
      <w:pPr>
        <w:jc w:val="both"/>
        <w:rPr>
          <w:rFonts w:asciiTheme="majorHAnsi" w:hAnsiTheme="majorHAnsi" w:cstheme="majorHAnsi"/>
        </w:rPr>
      </w:pPr>
    </w:p>
    <w:p w14:paraId="3E28855C" w14:textId="25D4F2A9" w:rsidR="00C71DEF" w:rsidRPr="00872BAB" w:rsidRDefault="007C7729" w:rsidP="00227013">
      <w:pPr>
        <w:jc w:val="both"/>
        <w:rPr>
          <w:rFonts w:asciiTheme="majorHAnsi" w:hAnsiTheme="majorHAnsi" w:cstheme="majorHAnsi"/>
        </w:rPr>
      </w:pPr>
      <w:r w:rsidRPr="007C7729">
        <w:rPr>
          <w:rFonts w:asciiTheme="majorHAnsi" w:hAnsiTheme="majorHAnsi" w:cstheme="majorHAnsi"/>
          <w:noProof/>
        </w:rPr>
        <mc:AlternateContent>
          <mc:Choice Requires="wpg">
            <w:drawing>
              <wp:anchor distT="0" distB="0" distL="114300" distR="114300" simplePos="0" relativeHeight="251667456" behindDoc="0" locked="0" layoutInCell="1" allowOverlap="1" wp14:anchorId="2025FD8E" wp14:editId="6C7CEEC6">
                <wp:simplePos x="0" y="0"/>
                <wp:positionH relativeFrom="column">
                  <wp:posOffset>0</wp:posOffset>
                </wp:positionH>
                <wp:positionV relativeFrom="paragraph">
                  <wp:posOffset>-635</wp:posOffset>
                </wp:positionV>
                <wp:extent cx="5313503" cy="2342483"/>
                <wp:effectExtent l="0" t="0" r="1905" b="1270"/>
                <wp:wrapNone/>
                <wp:docPr id="31" name="Group 15"/>
                <wp:cNvGraphicFramePr/>
                <a:graphic xmlns:a="http://schemas.openxmlformats.org/drawingml/2006/main">
                  <a:graphicData uri="http://schemas.microsoft.com/office/word/2010/wordprocessingGroup">
                    <wpg:wgp>
                      <wpg:cNvGrpSpPr/>
                      <wpg:grpSpPr>
                        <a:xfrm>
                          <a:off x="0" y="0"/>
                          <a:ext cx="5313503" cy="2342483"/>
                          <a:chOff x="0" y="0"/>
                          <a:chExt cx="5313503" cy="2342483"/>
                        </a:xfrm>
                      </wpg:grpSpPr>
                      <wpg:grpSp>
                        <wpg:cNvPr id="32" name="Group 32"/>
                        <wpg:cNvGrpSpPr/>
                        <wpg:grpSpPr>
                          <a:xfrm>
                            <a:off x="293071" y="0"/>
                            <a:ext cx="5020432" cy="2342483"/>
                            <a:chOff x="293071" y="0"/>
                            <a:chExt cx="5020432" cy="2342483"/>
                          </a:xfrm>
                        </wpg:grpSpPr>
                        <pic:pic xmlns:pic="http://schemas.openxmlformats.org/drawingml/2006/picture">
                          <pic:nvPicPr>
                            <pic:cNvPr id="33" name="Picture 33"/>
                            <pic:cNvPicPr>
                              <a:picLocks noChangeAspect="1"/>
                            </pic:cNvPicPr>
                          </pic:nvPicPr>
                          <pic:blipFill>
                            <a:blip r:embed="rId17"/>
                            <a:stretch>
                              <a:fillRect/>
                            </a:stretch>
                          </pic:blipFill>
                          <pic:spPr>
                            <a:xfrm>
                              <a:off x="432118" y="0"/>
                              <a:ext cx="4881385" cy="2342483"/>
                            </a:xfrm>
                            <a:prstGeom prst="rect">
                              <a:avLst/>
                            </a:prstGeom>
                          </pic:spPr>
                        </pic:pic>
                        <wps:wsp>
                          <wps:cNvPr id="34" name="Rectangle 34"/>
                          <wps:cNvSpPr/>
                          <wps:spPr>
                            <a:xfrm>
                              <a:off x="293071" y="110813"/>
                              <a:ext cx="1731114" cy="194310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35" name="TextBox 19"/>
                        <wps:cNvSpPr txBox="1"/>
                        <wps:spPr>
                          <a:xfrm>
                            <a:off x="0" y="64653"/>
                            <a:ext cx="2747010" cy="1960880"/>
                          </a:xfrm>
                          <a:prstGeom prst="rect">
                            <a:avLst/>
                          </a:prstGeom>
                          <a:noFill/>
                        </wps:spPr>
                        <wps:txbx>
                          <w:txbxContent>
                            <w:p w14:paraId="5F092E0D" w14:textId="77777777" w:rsidR="007C7729" w:rsidRDefault="007C7729" w:rsidP="007C7729">
                              <w:pPr>
                                <w:spacing w:line="384" w:lineRule="auto"/>
                                <w:rPr>
                                  <w:sz w:val="24"/>
                                  <w:szCs w:val="24"/>
                                </w:rPr>
                              </w:pPr>
                              <w:r>
                                <w:rPr>
                                  <w:color w:val="000000"/>
                                  <w:sz w:val="16"/>
                                  <w:szCs w:val="16"/>
                                </w:rPr>
                                <w:t>5-star</w:t>
                              </w:r>
                              <w:r>
                                <w:rPr>
                                  <w:color w:val="000000"/>
                                  <w:sz w:val="16"/>
                                  <w:szCs w:val="16"/>
                                  <w:lang w:eastAsia="zh-CN"/>
                                </w:rPr>
                                <w:t xml:space="preserve"> </w:t>
                              </w:r>
                              <w:r>
                                <w:rPr>
                                  <w:color w:val="000000"/>
                                  <w:sz w:val="16"/>
                                  <w:szCs w:val="16"/>
                                </w:rPr>
                                <w:t>in</w:t>
                              </w:r>
                              <w:r>
                                <w:rPr>
                                  <w:color w:val="000000"/>
                                  <w:sz w:val="16"/>
                                  <w:szCs w:val="16"/>
                                  <w:lang w:eastAsia="zh-CN"/>
                                </w:rPr>
                                <w:t xml:space="preserve"> </w:t>
                              </w:r>
                              <w:r>
                                <w:rPr>
                                  <w:color w:val="000000"/>
                                  <w:sz w:val="16"/>
                                  <w:szCs w:val="16"/>
                                </w:rPr>
                                <w:t>1</w:t>
                              </w:r>
                              <w:r>
                                <w:rPr>
                                  <w:color w:val="000000"/>
                                  <w:sz w:val="16"/>
                                  <w:szCs w:val="16"/>
                                  <w:lang w:eastAsia="zh-CN"/>
                                </w:rPr>
                                <w:t xml:space="preserve"> </w:t>
                              </w:r>
                              <w:r>
                                <w:rPr>
                                  <w:color w:val="000000"/>
                                  <w:sz w:val="16"/>
                                  <w:szCs w:val="16"/>
                                </w:rPr>
                                <w:t>week</w:t>
                              </w:r>
                              <w:r>
                                <w:rPr>
                                  <w:color w:val="000000"/>
                                  <w:sz w:val="16"/>
                                  <w:szCs w:val="16"/>
                                  <w:lang w:eastAsia="zh-CN"/>
                                </w:rPr>
                                <w:t xml:space="preserve"> </w:t>
                              </w:r>
                              <w:r>
                                <w:rPr>
                                  <w:color w:val="000000"/>
                                  <w:sz w:val="16"/>
                                  <w:szCs w:val="16"/>
                                </w:rPr>
                                <w:t>(captured</w:t>
                              </w:r>
                              <w:r>
                                <w:rPr>
                                  <w:color w:val="000000"/>
                                  <w:sz w:val="16"/>
                                  <w:szCs w:val="16"/>
                                  <w:lang w:eastAsia="zh-CN"/>
                                </w:rPr>
                                <w:t xml:space="preserve"> </w:t>
                              </w:r>
                              <w:r>
                                <w:rPr>
                                  <w:color w:val="000000"/>
                                  <w:sz w:val="16"/>
                                  <w:szCs w:val="16"/>
                                </w:rPr>
                                <w:t>14</w:t>
                              </w:r>
                              <w:r>
                                <w:rPr>
                                  <w:color w:val="000000"/>
                                  <w:sz w:val="16"/>
                                  <w:szCs w:val="16"/>
                                  <w:lang w:eastAsia="zh-CN"/>
                                </w:rPr>
                                <w:t xml:space="preserve"> </w:t>
                              </w:r>
                              <w:r>
                                <w:rPr>
                                  <w:color w:val="000000"/>
                                  <w:sz w:val="16"/>
                                  <w:szCs w:val="16"/>
                                </w:rPr>
                                <w:t>days</w:t>
                              </w:r>
                              <w:r>
                                <w:rPr>
                                  <w:color w:val="000000"/>
                                  <w:sz w:val="16"/>
                                  <w:szCs w:val="16"/>
                                  <w:lang w:eastAsia="zh-CN"/>
                                </w:rPr>
                                <w:t xml:space="preserve"> </w:t>
                              </w:r>
                              <w:r>
                                <w:rPr>
                                  <w:color w:val="000000"/>
                                  <w:sz w:val="16"/>
                                  <w:szCs w:val="16"/>
                                </w:rPr>
                                <w:t>ago)</w:t>
                              </w:r>
                            </w:p>
                            <w:p w14:paraId="7E389AFC" w14:textId="77777777" w:rsidR="007C7729" w:rsidRDefault="007C7729" w:rsidP="007C7729">
                              <w:pPr>
                                <w:spacing w:line="384" w:lineRule="auto"/>
                              </w:pPr>
                              <w:r>
                                <w:rPr>
                                  <w:color w:val="000000"/>
                                  <w:sz w:val="16"/>
                                  <w:szCs w:val="16"/>
                                </w:rPr>
                                <w:t>Reviews</w:t>
                              </w:r>
                              <w:r>
                                <w:rPr>
                                  <w:color w:val="000000"/>
                                  <w:sz w:val="16"/>
                                  <w:szCs w:val="16"/>
                                  <w:lang w:eastAsia="zh-CN"/>
                                </w:rPr>
                                <w:t xml:space="preserve"> </w:t>
                              </w:r>
                              <w:r>
                                <w:rPr>
                                  <w:color w:val="000000"/>
                                  <w:sz w:val="16"/>
                                  <w:szCs w:val="16"/>
                                </w:rPr>
                                <w:t>in</w:t>
                              </w:r>
                              <w:r>
                                <w:rPr>
                                  <w:color w:val="000000"/>
                                  <w:sz w:val="16"/>
                                  <w:szCs w:val="16"/>
                                  <w:lang w:eastAsia="zh-CN"/>
                                </w:rPr>
                                <w:t xml:space="preserve"> </w:t>
                              </w:r>
                              <w:r>
                                <w:rPr>
                                  <w:color w:val="000000"/>
                                  <w:sz w:val="16"/>
                                  <w:szCs w:val="16"/>
                                </w:rPr>
                                <w:t>1</w:t>
                              </w:r>
                              <w:r>
                                <w:rPr>
                                  <w:color w:val="000000"/>
                                  <w:sz w:val="16"/>
                                  <w:szCs w:val="16"/>
                                  <w:lang w:eastAsia="zh-CN"/>
                                </w:rPr>
                                <w:t xml:space="preserve"> </w:t>
                              </w:r>
                              <w:r>
                                <w:rPr>
                                  <w:color w:val="000000"/>
                                  <w:sz w:val="16"/>
                                  <w:szCs w:val="16"/>
                                </w:rPr>
                                <w:t>week</w:t>
                              </w:r>
                              <w:r>
                                <w:rPr>
                                  <w:color w:val="000000"/>
                                  <w:sz w:val="16"/>
                                  <w:szCs w:val="16"/>
                                  <w:lang w:eastAsia="zh-CN"/>
                                </w:rPr>
                                <w:t xml:space="preserve"> </w:t>
                              </w:r>
                              <w:r>
                                <w:rPr>
                                  <w:color w:val="000000"/>
                                  <w:sz w:val="16"/>
                                  <w:szCs w:val="16"/>
                                </w:rPr>
                                <w:t>(captured 7</w:t>
                              </w:r>
                              <w:r>
                                <w:rPr>
                                  <w:color w:val="000000"/>
                                  <w:sz w:val="16"/>
                                  <w:szCs w:val="16"/>
                                  <w:lang w:eastAsia="zh-CN"/>
                                </w:rPr>
                                <w:t xml:space="preserve"> </w:t>
                              </w:r>
                              <w:r>
                                <w:rPr>
                                  <w:color w:val="000000"/>
                                  <w:sz w:val="16"/>
                                  <w:szCs w:val="16"/>
                                </w:rPr>
                                <w:t>days</w:t>
                              </w:r>
                              <w:r>
                                <w:rPr>
                                  <w:color w:val="000000"/>
                                  <w:sz w:val="16"/>
                                  <w:szCs w:val="16"/>
                                  <w:lang w:eastAsia="zh-CN"/>
                                </w:rPr>
                                <w:t xml:space="preserve"> </w:t>
                              </w:r>
                              <w:r>
                                <w:rPr>
                                  <w:color w:val="000000"/>
                                  <w:sz w:val="16"/>
                                  <w:szCs w:val="16"/>
                                </w:rPr>
                                <w:t>ago)</w:t>
                              </w:r>
                            </w:p>
                            <w:p w14:paraId="5C9EB5D3" w14:textId="77777777" w:rsidR="007C7729" w:rsidRDefault="007C7729" w:rsidP="007C7729">
                              <w:pPr>
                                <w:spacing w:line="384" w:lineRule="auto"/>
                              </w:pPr>
                              <w:r>
                                <w:rPr>
                                  <w:color w:val="000000"/>
                                  <w:sz w:val="16"/>
                                  <w:szCs w:val="16"/>
                                </w:rPr>
                                <w:t>%</w:t>
                              </w:r>
                              <w:r>
                                <w:rPr>
                                  <w:color w:val="000000"/>
                                  <w:sz w:val="16"/>
                                  <w:szCs w:val="16"/>
                                  <w:lang w:eastAsia="zh-CN"/>
                                </w:rPr>
                                <w:t xml:space="preserve"> </w:t>
                              </w:r>
                              <w:r>
                                <w:rPr>
                                  <w:color w:val="000000"/>
                                  <w:sz w:val="16"/>
                                  <w:szCs w:val="16"/>
                                </w:rPr>
                                <w:t>of</w:t>
                              </w:r>
                              <w:r>
                                <w:rPr>
                                  <w:color w:val="000000"/>
                                  <w:sz w:val="16"/>
                                  <w:szCs w:val="16"/>
                                  <w:lang w:eastAsia="zh-CN"/>
                                </w:rPr>
                                <w:t xml:space="preserve"> </w:t>
                              </w:r>
                              <w:r>
                                <w:rPr>
                                  <w:color w:val="000000"/>
                                  <w:sz w:val="16"/>
                                  <w:szCs w:val="16"/>
                                </w:rPr>
                                <w:t>verified</w:t>
                              </w:r>
                              <w:r>
                                <w:rPr>
                                  <w:color w:val="000000"/>
                                  <w:sz w:val="16"/>
                                  <w:szCs w:val="16"/>
                                  <w:lang w:eastAsia="zh-CN"/>
                                </w:rPr>
                                <w:t xml:space="preserve"> </w:t>
                              </w:r>
                              <w:r>
                                <w:rPr>
                                  <w:color w:val="000000"/>
                                  <w:sz w:val="16"/>
                                  <w:szCs w:val="16"/>
                                </w:rPr>
                                <w:t>reviews</w:t>
                              </w:r>
                              <w:r>
                                <w:rPr>
                                  <w:color w:val="000000"/>
                                  <w:sz w:val="16"/>
                                  <w:szCs w:val="16"/>
                                  <w:lang w:eastAsia="zh-CN"/>
                                </w:rPr>
                                <w:t xml:space="preserve"> </w:t>
                              </w:r>
                              <w:r>
                                <w:rPr>
                                  <w:color w:val="000000"/>
                                  <w:sz w:val="16"/>
                                  <w:szCs w:val="16"/>
                                </w:rPr>
                                <w:t>in</w:t>
                              </w:r>
                              <w:r>
                                <w:rPr>
                                  <w:color w:val="000000"/>
                                  <w:sz w:val="16"/>
                                  <w:szCs w:val="16"/>
                                  <w:lang w:eastAsia="zh-CN"/>
                                </w:rPr>
                                <w:t xml:space="preserve"> </w:t>
                              </w:r>
                              <w:r>
                                <w:rPr>
                                  <w:color w:val="000000"/>
                                  <w:sz w:val="16"/>
                                  <w:szCs w:val="16"/>
                                </w:rPr>
                                <w:t>1</w:t>
                              </w:r>
                              <w:r>
                                <w:rPr>
                                  <w:color w:val="000000"/>
                                  <w:sz w:val="16"/>
                                  <w:szCs w:val="16"/>
                                  <w:lang w:eastAsia="zh-CN"/>
                                </w:rPr>
                                <w:t xml:space="preserve"> </w:t>
                              </w:r>
                              <w:r>
                                <w:rPr>
                                  <w:color w:val="000000"/>
                                  <w:sz w:val="16"/>
                                  <w:szCs w:val="16"/>
                                </w:rPr>
                                <w:t>month</w:t>
                              </w:r>
                            </w:p>
                            <w:p w14:paraId="4FB2384B" w14:textId="3C4F2BD3" w:rsidR="007C7729" w:rsidRDefault="00A06DBA" w:rsidP="007C7729">
                              <w:pPr>
                                <w:spacing w:line="384" w:lineRule="auto"/>
                              </w:pPr>
                              <w:r>
                                <w:rPr>
                                  <w:color w:val="000000"/>
                                  <w:sz w:val="16"/>
                                  <w:szCs w:val="16"/>
                                </w:rPr>
                                <w:t>5-star</w:t>
                              </w:r>
                              <w:r>
                                <w:rPr>
                                  <w:color w:val="000000"/>
                                  <w:sz w:val="16"/>
                                  <w:szCs w:val="16"/>
                                  <w:lang w:eastAsia="zh-CN"/>
                                </w:rPr>
                                <w:t xml:space="preserve"> </w:t>
                              </w:r>
                              <w:r>
                                <w:rPr>
                                  <w:color w:val="000000"/>
                                  <w:sz w:val="16"/>
                                  <w:szCs w:val="16"/>
                                </w:rPr>
                                <w:t>in</w:t>
                              </w:r>
                              <w:r>
                                <w:rPr>
                                  <w:color w:val="000000"/>
                                  <w:sz w:val="16"/>
                                  <w:szCs w:val="16"/>
                                  <w:lang w:eastAsia="zh-CN"/>
                                </w:rPr>
                                <w:t xml:space="preserve"> </w:t>
                              </w:r>
                              <w:r>
                                <w:rPr>
                                  <w:color w:val="000000"/>
                                  <w:sz w:val="16"/>
                                  <w:szCs w:val="16"/>
                                </w:rPr>
                                <w:t>1</w:t>
                              </w:r>
                              <w:r>
                                <w:rPr>
                                  <w:color w:val="000000"/>
                                  <w:sz w:val="16"/>
                                  <w:szCs w:val="16"/>
                                  <w:lang w:eastAsia="zh-CN"/>
                                </w:rPr>
                                <w:t xml:space="preserve"> </w:t>
                              </w:r>
                              <w:r>
                                <w:rPr>
                                  <w:color w:val="000000"/>
                                  <w:sz w:val="16"/>
                                  <w:szCs w:val="16"/>
                                </w:rPr>
                                <w:t>week</w:t>
                              </w:r>
                              <w:r>
                                <w:rPr>
                                  <w:color w:val="000000"/>
                                  <w:sz w:val="16"/>
                                  <w:szCs w:val="16"/>
                                  <w:lang w:eastAsia="zh-CN"/>
                                </w:rPr>
                                <w:t xml:space="preserve"> </w:t>
                              </w:r>
                              <w:r w:rsidR="007C7729">
                                <w:rPr>
                                  <w:color w:val="000000"/>
                                  <w:sz w:val="16"/>
                                  <w:szCs w:val="16"/>
                                </w:rPr>
                                <w:t>(captured 28</w:t>
                              </w:r>
                              <w:r w:rsidR="007C7729">
                                <w:rPr>
                                  <w:color w:val="000000"/>
                                  <w:sz w:val="16"/>
                                  <w:szCs w:val="16"/>
                                  <w:lang w:eastAsia="zh-CN"/>
                                </w:rPr>
                                <w:t xml:space="preserve"> </w:t>
                              </w:r>
                              <w:r w:rsidR="007C7729">
                                <w:rPr>
                                  <w:color w:val="000000"/>
                                  <w:sz w:val="16"/>
                                  <w:szCs w:val="16"/>
                                </w:rPr>
                                <w:t>days</w:t>
                              </w:r>
                              <w:r w:rsidR="007C7729">
                                <w:rPr>
                                  <w:color w:val="000000"/>
                                  <w:sz w:val="16"/>
                                  <w:szCs w:val="16"/>
                                  <w:lang w:eastAsia="zh-CN"/>
                                </w:rPr>
                                <w:t xml:space="preserve"> </w:t>
                              </w:r>
                              <w:r w:rsidR="007C7729">
                                <w:rPr>
                                  <w:color w:val="000000"/>
                                  <w:sz w:val="16"/>
                                  <w:szCs w:val="16"/>
                                </w:rPr>
                                <w:t>ago)</w:t>
                              </w:r>
                            </w:p>
                            <w:p w14:paraId="03266A85" w14:textId="77777777" w:rsidR="007C7729" w:rsidRDefault="007C7729" w:rsidP="007C7729">
                              <w:pPr>
                                <w:spacing w:line="384" w:lineRule="auto"/>
                              </w:pPr>
                              <w:r>
                                <w:rPr>
                                  <w:color w:val="000000"/>
                                  <w:sz w:val="16"/>
                                  <w:szCs w:val="16"/>
                                </w:rPr>
                                <w:t>Number</w:t>
                              </w:r>
                              <w:r>
                                <w:rPr>
                                  <w:color w:val="000000"/>
                                  <w:sz w:val="16"/>
                                  <w:szCs w:val="16"/>
                                  <w:lang w:eastAsia="zh-CN"/>
                                </w:rPr>
                                <w:t xml:space="preserve"> </w:t>
                              </w:r>
                              <w:r>
                                <w:rPr>
                                  <w:color w:val="000000"/>
                                  <w:sz w:val="16"/>
                                  <w:szCs w:val="16"/>
                                </w:rPr>
                                <w:t>of</w:t>
                              </w:r>
                              <w:r>
                                <w:rPr>
                                  <w:color w:val="000000"/>
                                  <w:sz w:val="16"/>
                                  <w:szCs w:val="16"/>
                                  <w:lang w:eastAsia="zh-CN"/>
                                </w:rPr>
                                <w:t xml:space="preserve"> </w:t>
                              </w:r>
                              <w:r>
                                <w:rPr>
                                  <w:color w:val="000000"/>
                                  <w:sz w:val="16"/>
                                  <w:szCs w:val="16"/>
                                </w:rPr>
                                <w:t>images</w:t>
                              </w:r>
                            </w:p>
                            <w:p w14:paraId="73D1188D" w14:textId="77777777" w:rsidR="007C7729" w:rsidRDefault="007C7729" w:rsidP="007C7729">
                              <w:pPr>
                                <w:spacing w:line="384" w:lineRule="auto"/>
                              </w:pPr>
                              <w:r>
                                <w:rPr>
                                  <w:color w:val="000000"/>
                                  <w:sz w:val="16"/>
                                  <w:szCs w:val="16"/>
                                </w:rPr>
                                <w:t>Number</w:t>
                              </w:r>
                              <w:r>
                                <w:rPr>
                                  <w:color w:val="000000"/>
                                  <w:sz w:val="16"/>
                                  <w:szCs w:val="16"/>
                                  <w:lang w:eastAsia="zh-CN"/>
                                </w:rPr>
                                <w:t xml:space="preserve"> </w:t>
                              </w:r>
                              <w:r>
                                <w:rPr>
                                  <w:color w:val="000000"/>
                                  <w:sz w:val="16"/>
                                  <w:szCs w:val="16"/>
                                </w:rPr>
                                <w:t>of</w:t>
                              </w:r>
                              <w:r>
                                <w:rPr>
                                  <w:color w:val="000000"/>
                                  <w:sz w:val="16"/>
                                  <w:szCs w:val="16"/>
                                  <w:lang w:eastAsia="zh-CN"/>
                                </w:rPr>
                                <w:t xml:space="preserve"> </w:t>
                              </w:r>
                              <w:r>
                                <w:rPr>
                                  <w:color w:val="000000"/>
                                  <w:sz w:val="16"/>
                                  <w:szCs w:val="16"/>
                                </w:rPr>
                                <w:t>5-star</w:t>
                              </w:r>
                              <w:r>
                                <w:rPr>
                                  <w:color w:val="000000"/>
                                  <w:sz w:val="16"/>
                                  <w:szCs w:val="16"/>
                                  <w:lang w:eastAsia="zh-CN"/>
                                </w:rPr>
                                <w:t xml:space="preserve"> </w:t>
                              </w:r>
                              <w:r>
                                <w:rPr>
                                  <w:color w:val="000000"/>
                                  <w:sz w:val="16"/>
                                  <w:szCs w:val="16"/>
                                </w:rPr>
                                <w:t>in</w:t>
                              </w:r>
                              <w:r>
                                <w:rPr>
                                  <w:color w:val="000000"/>
                                  <w:sz w:val="16"/>
                                  <w:szCs w:val="16"/>
                                  <w:lang w:eastAsia="zh-CN"/>
                                </w:rPr>
                                <w:t xml:space="preserve"> </w:t>
                              </w:r>
                              <w:r>
                                <w:rPr>
                                  <w:color w:val="000000"/>
                                  <w:sz w:val="16"/>
                                  <w:szCs w:val="16"/>
                                </w:rPr>
                                <w:t>2</w:t>
                              </w:r>
                              <w:r>
                                <w:rPr>
                                  <w:color w:val="000000"/>
                                  <w:sz w:val="16"/>
                                  <w:szCs w:val="16"/>
                                  <w:lang w:eastAsia="zh-CN"/>
                                </w:rPr>
                                <w:t xml:space="preserve"> </w:t>
                              </w:r>
                              <w:r>
                                <w:rPr>
                                  <w:color w:val="000000"/>
                                  <w:sz w:val="16"/>
                                  <w:szCs w:val="16"/>
                                </w:rPr>
                                <w:t>months</w:t>
                              </w:r>
                            </w:p>
                            <w:p w14:paraId="37A7C7D2" w14:textId="77777777" w:rsidR="007C7729" w:rsidRDefault="007C7729" w:rsidP="007C7729">
                              <w:pPr>
                                <w:spacing w:line="384" w:lineRule="auto"/>
                              </w:pPr>
                              <w:r>
                                <w:rPr>
                                  <w:color w:val="000000"/>
                                  <w:sz w:val="16"/>
                                  <w:szCs w:val="16"/>
                                </w:rPr>
                                <w:t>Reviews</w:t>
                              </w:r>
                              <w:r>
                                <w:rPr>
                                  <w:color w:val="000000"/>
                                  <w:sz w:val="16"/>
                                  <w:szCs w:val="16"/>
                                  <w:lang w:eastAsia="zh-CN"/>
                                </w:rPr>
                                <w:t xml:space="preserve"> </w:t>
                              </w:r>
                              <w:r>
                                <w:rPr>
                                  <w:color w:val="000000"/>
                                  <w:sz w:val="16"/>
                                  <w:szCs w:val="16"/>
                                </w:rPr>
                                <w:t>in</w:t>
                              </w:r>
                              <w:r>
                                <w:rPr>
                                  <w:color w:val="000000"/>
                                  <w:sz w:val="16"/>
                                  <w:szCs w:val="16"/>
                                  <w:lang w:eastAsia="zh-CN"/>
                                </w:rPr>
                                <w:t xml:space="preserve"> </w:t>
                              </w:r>
                              <w:r>
                                <w:rPr>
                                  <w:color w:val="000000"/>
                                  <w:sz w:val="16"/>
                                  <w:szCs w:val="16"/>
                                </w:rPr>
                                <w:t>2</w:t>
                              </w:r>
                              <w:r>
                                <w:rPr>
                                  <w:color w:val="000000"/>
                                  <w:sz w:val="16"/>
                                  <w:szCs w:val="16"/>
                                  <w:lang w:eastAsia="zh-CN"/>
                                </w:rPr>
                                <w:t xml:space="preserve"> </w:t>
                              </w:r>
                              <w:r>
                                <w:rPr>
                                  <w:color w:val="000000"/>
                                  <w:sz w:val="16"/>
                                  <w:szCs w:val="16"/>
                                </w:rPr>
                                <w:t>weeks</w:t>
                              </w:r>
                              <w:r>
                                <w:rPr>
                                  <w:color w:val="000000"/>
                                  <w:sz w:val="16"/>
                                  <w:szCs w:val="16"/>
                                  <w:lang w:eastAsia="zh-CN"/>
                                </w:rPr>
                                <w:t xml:space="preserve"> </w:t>
                              </w:r>
                              <w:r>
                                <w:rPr>
                                  <w:color w:val="000000"/>
                                  <w:sz w:val="16"/>
                                  <w:szCs w:val="16"/>
                                </w:rPr>
                                <w:t>(captured 14</w:t>
                              </w:r>
                              <w:r>
                                <w:rPr>
                                  <w:color w:val="000000"/>
                                  <w:sz w:val="16"/>
                                  <w:szCs w:val="16"/>
                                  <w:lang w:eastAsia="zh-CN"/>
                                </w:rPr>
                                <w:t xml:space="preserve"> </w:t>
                              </w:r>
                              <w:r>
                                <w:rPr>
                                  <w:color w:val="000000"/>
                                  <w:sz w:val="16"/>
                                  <w:szCs w:val="16"/>
                                </w:rPr>
                                <w:t>days</w:t>
                              </w:r>
                              <w:r>
                                <w:rPr>
                                  <w:color w:val="000000"/>
                                  <w:sz w:val="16"/>
                                  <w:szCs w:val="16"/>
                                  <w:lang w:eastAsia="zh-CN"/>
                                </w:rPr>
                                <w:t xml:space="preserve"> </w:t>
                              </w:r>
                              <w:r>
                                <w:rPr>
                                  <w:color w:val="000000"/>
                                  <w:sz w:val="16"/>
                                  <w:szCs w:val="16"/>
                                </w:rPr>
                                <w:t>ago)</w:t>
                              </w:r>
                            </w:p>
                            <w:p w14:paraId="3AA991BD" w14:textId="77777777" w:rsidR="007C7729" w:rsidRDefault="007C7729" w:rsidP="007C7729">
                              <w:pPr>
                                <w:spacing w:line="384" w:lineRule="auto"/>
                              </w:pPr>
                              <w:r>
                                <w:rPr>
                                  <w:color w:val="000000"/>
                                  <w:sz w:val="16"/>
                                  <w:szCs w:val="16"/>
                                </w:rPr>
                                <w:t>1-star</w:t>
                              </w:r>
                              <w:r>
                                <w:rPr>
                                  <w:color w:val="000000"/>
                                  <w:sz w:val="16"/>
                                  <w:szCs w:val="16"/>
                                  <w:lang w:eastAsia="zh-CN"/>
                                </w:rPr>
                                <w:t xml:space="preserve"> </w:t>
                              </w:r>
                              <w:r>
                                <w:rPr>
                                  <w:color w:val="000000"/>
                                  <w:sz w:val="16"/>
                                  <w:szCs w:val="16"/>
                                </w:rPr>
                                <w:t>in</w:t>
                              </w:r>
                              <w:r>
                                <w:rPr>
                                  <w:color w:val="000000"/>
                                  <w:sz w:val="16"/>
                                  <w:szCs w:val="16"/>
                                  <w:lang w:eastAsia="zh-CN"/>
                                </w:rPr>
                                <w:t xml:space="preserve"> </w:t>
                              </w:r>
                              <w:r>
                                <w:rPr>
                                  <w:color w:val="000000"/>
                                  <w:sz w:val="16"/>
                                  <w:szCs w:val="16"/>
                                </w:rPr>
                                <w:t>2</w:t>
                              </w:r>
                              <w:r>
                                <w:rPr>
                                  <w:color w:val="000000"/>
                                  <w:sz w:val="16"/>
                                  <w:szCs w:val="16"/>
                                  <w:lang w:eastAsia="zh-CN"/>
                                </w:rPr>
                                <w:t xml:space="preserve"> </w:t>
                              </w:r>
                              <w:r>
                                <w:rPr>
                                  <w:color w:val="000000"/>
                                  <w:sz w:val="16"/>
                                  <w:szCs w:val="16"/>
                                </w:rPr>
                                <w:t>weeks</w:t>
                              </w:r>
                              <w:r>
                                <w:rPr>
                                  <w:color w:val="000000"/>
                                  <w:sz w:val="16"/>
                                  <w:szCs w:val="16"/>
                                  <w:lang w:eastAsia="zh-CN"/>
                                </w:rPr>
                                <w:t xml:space="preserve"> </w:t>
                              </w:r>
                              <w:r>
                                <w:rPr>
                                  <w:color w:val="000000"/>
                                  <w:sz w:val="16"/>
                                  <w:szCs w:val="16"/>
                                </w:rPr>
                                <w:t>(captured 7</w:t>
                              </w:r>
                              <w:r>
                                <w:rPr>
                                  <w:color w:val="000000"/>
                                  <w:sz w:val="16"/>
                                  <w:szCs w:val="16"/>
                                  <w:lang w:eastAsia="zh-CN"/>
                                </w:rPr>
                                <w:t xml:space="preserve"> </w:t>
                              </w:r>
                              <w:r>
                                <w:rPr>
                                  <w:color w:val="000000"/>
                                  <w:sz w:val="16"/>
                                  <w:szCs w:val="16"/>
                                </w:rPr>
                                <w:t>days</w:t>
                              </w:r>
                              <w:r>
                                <w:rPr>
                                  <w:color w:val="000000"/>
                                  <w:sz w:val="16"/>
                                  <w:szCs w:val="16"/>
                                  <w:lang w:eastAsia="zh-CN"/>
                                </w:rPr>
                                <w:t xml:space="preserve"> </w:t>
                              </w:r>
                              <w:r>
                                <w:rPr>
                                  <w:color w:val="000000"/>
                                  <w:sz w:val="16"/>
                                  <w:szCs w:val="16"/>
                                </w:rPr>
                                <w:t>ago)</w:t>
                              </w:r>
                            </w:p>
                            <w:p w14:paraId="1648E052" w14:textId="77777777" w:rsidR="007C7729" w:rsidRDefault="007C7729" w:rsidP="007C7729">
                              <w:pPr>
                                <w:spacing w:line="384" w:lineRule="auto"/>
                              </w:pPr>
                              <w:r>
                                <w:rPr>
                                  <w:color w:val="000000"/>
                                  <w:sz w:val="16"/>
                                  <w:szCs w:val="16"/>
                                </w:rPr>
                                <w:t>1-star</w:t>
                              </w:r>
                              <w:r>
                                <w:rPr>
                                  <w:color w:val="000000"/>
                                  <w:sz w:val="16"/>
                                  <w:szCs w:val="16"/>
                                  <w:lang w:eastAsia="zh-CN"/>
                                </w:rPr>
                                <w:t xml:space="preserve"> </w:t>
                              </w:r>
                              <w:r>
                                <w:rPr>
                                  <w:color w:val="000000"/>
                                  <w:sz w:val="16"/>
                                  <w:szCs w:val="16"/>
                                </w:rPr>
                                <w:t>in</w:t>
                              </w:r>
                              <w:r>
                                <w:rPr>
                                  <w:color w:val="000000"/>
                                  <w:sz w:val="16"/>
                                  <w:szCs w:val="16"/>
                                  <w:lang w:eastAsia="zh-CN"/>
                                </w:rPr>
                                <w:t xml:space="preserve"> </w:t>
                              </w:r>
                              <w:r>
                                <w:rPr>
                                  <w:color w:val="000000"/>
                                  <w:sz w:val="16"/>
                                  <w:szCs w:val="16"/>
                                </w:rPr>
                                <w:t>2</w:t>
                              </w:r>
                              <w:r>
                                <w:rPr>
                                  <w:color w:val="000000"/>
                                  <w:sz w:val="16"/>
                                  <w:szCs w:val="16"/>
                                  <w:lang w:eastAsia="zh-CN"/>
                                </w:rPr>
                                <w:t xml:space="preserve"> </w:t>
                              </w:r>
                              <w:r>
                                <w:rPr>
                                  <w:color w:val="000000"/>
                                  <w:sz w:val="16"/>
                                  <w:szCs w:val="16"/>
                                </w:rPr>
                                <w:t>months</w:t>
                              </w:r>
                            </w:p>
                            <w:p w14:paraId="04D26968" w14:textId="77777777" w:rsidR="007C7729" w:rsidRDefault="007C7729" w:rsidP="007C7729">
                              <w:pPr>
                                <w:spacing w:line="384" w:lineRule="auto"/>
                              </w:pPr>
                              <w:r>
                                <w:rPr>
                                  <w:color w:val="000000"/>
                                  <w:sz w:val="16"/>
                                  <w:szCs w:val="16"/>
                                </w:rPr>
                                <w:t>1-star</w:t>
                              </w:r>
                              <w:r>
                                <w:rPr>
                                  <w:color w:val="000000"/>
                                  <w:sz w:val="16"/>
                                  <w:szCs w:val="16"/>
                                  <w:lang w:eastAsia="zh-CN"/>
                                </w:rPr>
                                <w:t xml:space="preserve"> </w:t>
                              </w:r>
                              <w:r>
                                <w:rPr>
                                  <w:color w:val="000000"/>
                                  <w:sz w:val="16"/>
                                  <w:szCs w:val="16"/>
                                </w:rPr>
                                <w:t>in</w:t>
                              </w:r>
                              <w:r>
                                <w:rPr>
                                  <w:color w:val="000000"/>
                                  <w:sz w:val="16"/>
                                  <w:szCs w:val="16"/>
                                  <w:lang w:eastAsia="zh-CN"/>
                                </w:rPr>
                                <w:t xml:space="preserve"> </w:t>
                              </w:r>
                              <w:r>
                                <w:rPr>
                                  <w:color w:val="000000"/>
                                  <w:sz w:val="16"/>
                                  <w:szCs w:val="16"/>
                                </w:rPr>
                                <w:t>2</w:t>
                              </w:r>
                              <w:r>
                                <w:rPr>
                                  <w:color w:val="000000"/>
                                  <w:sz w:val="16"/>
                                  <w:szCs w:val="16"/>
                                  <w:lang w:eastAsia="zh-CN"/>
                                </w:rPr>
                                <w:t xml:space="preserve"> </w:t>
                              </w:r>
                              <w:r>
                                <w:rPr>
                                  <w:color w:val="000000"/>
                                  <w:sz w:val="16"/>
                                  <w:szCs w:val="16"/>
                                </w:rPr>
                                <w:t>weeks</w:t>
                              </w:r>
                              <w:r>
                                <w:rPr>
                                  <w:color w:val="000000"/>
                                  <w:sz w:val="16"/>
                                  <w:szCs w:val="16"/>
                                  <w:lang w:eastAsia="zh-CN"/>
                                </w:rPr>
                                <w:t xml:space="preserve"> </w:t>
                              </w:r>
                              <w:r>
                                <w:rPr>
                                  <w:color w:val="000000"/>
                                  <w:sz w:val="16"/>
                                  <w:szCs w:val="16"/>
                                </w:rPr>
                                <w:t>(captured 14</w:t>
                              </w:r>
                              <w:r>
                                <w:rPr>
                                  <w:color w:val="000000"/>
                                  <w:sz w:val="16"/>
                                  <w:szCs w:val="16"/>
                                  <w:lang w:eastAsia="zh-CN"/>
                                </w:rPr>
                                <w:t xml:space="preserve"> </w:t>
                              </w:r>
                              <w:r>
                                <w:rPr>
                                  <w:color w:val="000000"/>
                                  <w:sz w:val="16"/>
                                  <w:szCs w:val="16"/>
                                </w:rPr>
                                <w:t>days</w:t>
                              </w:r>
                              <w:r>
                                <w:rPr>
                                  <w:color w:val="000000"/>
                                  <w:sz w:val="16"/>
                                  <w:szCs w:val="16"/>
                                  <w:lang w:eastAsia="zh-CN"/>
                                </w:rPr>
                                <w:t xml:space="preserve"> </w:t>
                              </w:r>
                              <w:r>
                                <w:rPr>
                                  <w:color w:val="000000"/>
                                  <w:sz w:val="16"/>
                                  <w:szCs w:val="16"/>
                                </w:rPr>
                                <w:t>ago)</w:t>
                              </w:r>
                            </w:p>
                          </w:txbxContent>
                        </wps:txbx>
                        <wps:bodyPr wrap="square" rtlCol="0">
                          <a:spAutoFit/>
                        </wps:bodyPr>
                      </wps:wsp>
                    </wpg:wgp>
                  </a:graphicData>
                </a:graphic>
              </wp:anchor>
            </w:drawing>
          </mc:Choice>
          <mc:Fallback>
            <w:pict>
              <v:group w14:anchorId="2025FD8E" id="Group 15" o:spid="_x0000_s1033" style="position:absolute;left:0;text-align:left;margin-left:0;margin-top:-.05pt;width:418.4pt;height:184.45pt;z-index:251667456" coordsize="53135,234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">
                <v:group id="Group 32" o:spid="_x0000_s1034" style="position:absolute;left:2930;width:50205;height:23424" coordorigin="2930" coordsize="50204,23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35" type="#_x0000_t75" style="position:absolute;left:4321;width:48814;height:23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">
                    <v:imagedata r:id="rId18" o:title=""/>
                  </v:shape>
                  <v:rect id="Rectangle 34" o:spid="_x0000_s1036" style="position:absolute;left:2930;top:1108;width:17311;height:19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" fillcolor="white [3212]" stroked="f" strokeweight="2pt"/>
                </v:group>
                <v:shape id="TextBox 19" o:spid="_x0000_s1037" type="#_x0000_t202" style="position:absolute;top:646;width:27470;height:19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" filled="f" stroked="f">
                  <v:textbox style="mso-fit-shape-to-text:t">
                    <w:txbxContent>
                      <w:p w14:paraId="5F092E0D" w14:textId="77777777" w:rsidR="007C7729" w:rsidRDefault="007C7729" w:rsidP="007C7729">
                        <w:pPr>
                          <w:spacing w:line="384" w:lineRule="auto"/>
                          <w:rPr>
                            <w:sz w:val="24"/>
                            <w:szCs w:val="24"/>
                          </w:rPr>
                        </w:pPr>
                        <w:r>
                          <w:rPr>
                            <w:color w:val="000000"/>
                            <w:sz w:val="16"/>
                            <w:szCs w:val="16"/>
                          </w:rPr>
                          <w:t>5-star</w:t>
                        </w:r>
                        <w:r>
                          <w:rPr>
                            <w:color w:val="000000"/>
                            <w:sz w:val="16"/>
                            <w:szCs w:val="16"/>
                            <w:lang w:eastAsia="zh-CN"/>
                          </w:rPr>
                          <w:t xml:space="preserve"> </w:t>
                        </w:r>
                        <w:r>
                          <w:rPr>
                            <w:color w:val="000000"/>
                            <w:sz w:val="16"/>
                            <w:szCs w:val="16"/>
                          </w:rPr>
                          <w:t>in</w:t>
                        </w:r>
                        <w:r>
                          <w:rPr>
                            <w:color w:val="000000"/>
                            <w:sz w:val="16"/>
                            <w:szCs w:val="16"/>
                            <w:lang w:eastAsia="zh-CN"/>
                          </w:rPr>
                          <w:t xml:space="preserve"> </w:t>
                        </w:r>
                        <w:r>
                          <w:rPr>
                            <w:color w:val="000000"/>
                            <w:sz w:val="16"/>
                            <w:szCs w:val="16"/>
                          </w:rPr>
                          <w:t>1</w:t>
                        </w:r>
                        <w:r>
                          <w:rPr>
                            <w:color w:val="000000"/>
                            <w:sz w:val="16"/>
                            <w:szCs w:val="16"/>
                            <w:lang w:eastAsia="zh-CN"/>
                          </w:rPr>
                          <w:t xml:space="preserve"> </w:t>
                        </w:r>
                        <w:r>
                          <w:rPr>
                            <w:color w:val="000000"/>
                            <w:sz w:val="16"/>
                            <w:szCs w:val="16"/>
                          </w:rPr>
                          <w:t>week</w:t>
                        </w:r>
                        <w:r>
                          <w:rPr>
                            <w:color w:val="000000"/>
                            <w:sz w:val="16"/>
                            <w:szCs w:val="16"/>
                            <w:lang w:eastAsia="zh-CN"/>
                          </w:rPr>
                          <w:t xml:space="preserve"> </w:t>
                        </w:r>
                        <w:r>
                          <w:rPr>
                            <w:color w:val="000000"/>
                            <w:sz w:val="16"/>
                            <w:szCs w:val="16"/>
                          </w:rPr>
                          <w:t>(captured</w:t>
                        </w:r>
                        <w:r>
                          <w:rPr>
                            <w:color w:val="000000"/>
                            <w:sz w:val="16"/>
                            <w:szCs w:val="16"/>
                            <w:lang w:eastAsia="zh-CN"/>
                          </w:rPr>
                          <w:t xml:space="preserve"> </w:t>
                        </w:r>
                        <w:r>
                          <w:rPr>
                            <w:color w:val="000000"/>
                            <w:sz w:val="16"/>
                            <w:szCs w:val="16"/>
                          </w:rPr>
                          <w:t>14</w:t>
                        </w:r>
                        <w:r>
                          <w:rPr>
                            <w:color w:val="000000"/>
                            <w:sz w:val="16"/>
                            <w:szCs w:val="16"/>
                            <w:lang w:eastAsia="zh-CN"/>
                          </w:rPr>
                          <w:t xml:space="preserve"> </w:t>
                        </w:r>
                        <w:r>
                          <w:rPr>
                            <w:color w:val="000000"/>
                            <w:sz w:val="16"/>
                            <w:szCs w:val="16"/>
                          </w:rPr>
                          <w:t>days</w:t>
                        </w:r>
                        <w:r>
                          <w:rPr>
                            <w:color w:val="000000"/>
                            <w:sz w:val="16"/>
                            <w:szCs w:val="16"/>
                            <w:lang w:eastAsia="zh-CN"/>
                          </w:rPr>
                          <w:t xml:space="preserve"> </w:t>
                        </w:r>
                        <w:r>
                          <w:rPr>
                            <w:color w:val="000000"/>
                            <w:sz w:val="16"/>
                            <w:szCs w:val="16"/>
                          </w:rPr>
                          <w:t>ago)</w:t>
                        </w:r>
                      </w:p>
                      <w:p w14:paraId="7E389AFC" w14:textId="77777777" w:rsidR="007C7729" w:rsidRDefault="007C7729" w:rsidP="007C7729">
                        <w:pPr>
                          <w:spacing w:line="384" w:lineRule="auto"/>
                        </w:pPr>
                        <w:r>
                          <w:rPr>
                            <w:color w:val="000000"/>
                            <w:sz w:val="16"/>
                            <w:szCs w:val="16"/>
                          </w:rPr>
                          <w:t>Reviews</w:t>
                        </w:r>
                        <w:r>
                          <w:rPr>
                            <w:color w:val="000000"/>
                            <w:sz w:val="16"/>
                            <w:szCs w:val="16"/>
                            <w:lang w:eastAsia="zh-CN"/>
                          </w:rPr>
                          <w:t xml:space="preserve"> </w:t>
                        </w:r>
                        <w:r>
                          <w:rPr>
                            <w:color w:val="000000"/>
                            <w:sz w:val="16"/>
                            <w:szCs w:val="16"/>
                          </w:rPr>
                          <w:t>in</w:t>
                        </w:r>
                        <w:r>
                          <w:rPr>
                            <w:color w:val="000000"/>
                            <w:sz w:val="16"/>
                            <w:szCs w:val="16"/>
                            <w:lang w:eastAsia="zh-CN"/>
                          </w:rPr>
                          <w:t xml:space="preserve"> </w:t>
                        </w:r>
                        <w:r>
                          <w:rPr>
                            <w:color w:val="000000"/>
                            <w:sz w:val="16"/>
                            <w:szCs w:val="16"/>
                          </w:rPr>
                          <w:t>1</w:t>
                        </w:r>
                        <w:r>
                          <w:rPr>
                            <w:color w:val="000000"/>
                            <w:sz w:val="16"/>
                            <w:szCs w:val="16"/>
                            <w:lang w:eastAsia="zh-CN"/>
                          </w:rPr>
                          <w:t xml:space="preserve"> </w:t>
                        </w:r>
                        <w:r>
                          <w:rPr>
                            <w:color w:val="000000"/>
                            <w:sz w:val="16"/>
                            <w:szCs w:val="16"/>
                          </w:rPr>
                          <w:t>week</w:t>
                        </w:r>
                        <w:r>
                          <w:rPr>
                            <w:color w:val="000000"/>
                            <w:sz w:val="16"/>
                            <w:szCs w:val="16"/>
                            <w:lang w:eastAsia="zh-CN"/>
                          </w:rPr>
                          <w:t xml:space="preserve"> </w:t>
                        </w:r>
                        <w:r>
                          <w:rPr>
                            <w:color w:val="000000"/>
                            <w:sz w:val="16"/>
                            <w:szCs w:val="16"/>
                          </w:rPr>
                          <w:t>(captured 7</w:t>
                        </w:r>
                        <w:r>
                          <w:rPr>
                            <w:color w:val="000000"/>
                            <w:sz w:val="16"/>
                            <w:szCs w:val="16"/>
                            <w:lang w:eastAsia="zh-CN"/>
                          </w:rPr>
                          <w:t xml:space="preserve"> </w:t>
                        </w:r>
                        <w:r>
                          <w:rPr>
                            <w:color w:val="000000"/>
                            <w:sz w:val="16"/>
                            <w:szCs w:val="16"/>
                          </w:rPr>
                          <w:t>days</w:t>
                        </w:r>
                        <w:r>
                          <w:rPr>
                            <w:color w:val="000000"/>
                            <w:sz w:val="16"/>
                            <w:szCs w:val="16"/>
                            <w:lang w:eastAsia="zh-CN"/>
                          </w:rPr>
                          <w:t xml:space="preserve"> </w:t>
                        </w:r>
                        <w:r>
                          <w:rPr>
                            <w:color w:val="000000"/>
                            <w:sz w:val="16"/>
                            <w:szCs w:val="16"/>
                          </w:rPr>
                          <w:t>ago)</w:t>
                        </w:r>
                      </w:p>
                      <w:p w14:paraId="5C9EB5D3" w14:textId="77777777" w:rsidR="007C7729" w:rsidRDefault="007C7729" w:rsidP="007C7729">
                        <w:pPr>
                          <w:spacing w:line="384" w:lineRule="auto"/>
                        </w:pPr>
                        <w:r>
                          <w:rPr>
                            <w:color w:val="000000"/>
                            <w:sz w:val="16"/>
                            <w:szCs w:val="16"/>
                          </w:rPr>
                          <w:t>%</w:t>
                        </w:r>
                        <w:r>
                          <w:rPr>
                            <w:color w:val="000000"/>
                            <w:sz w:val="16"/>
                            <w:szCs w:val="16"/>
                            <w:lang w:eastAsia="zh-CN"/>
                          </w:rPr>
                          <w:t xml:space="preserve"> </w:t>
                        </w:r>
                        <w:r>
                          <w:rPr>
                            <w:color w:val="000000"/>
                            <w:sz w:val="16"/>
                            <w:szCs w:val="16"/>
                          </w:rPr>
                          <w:t>of</w:t>
                        </w:r>
                        <w:r>
                          <w:rPr>
                            <w:color w:val="000000"/>
                            <w:sz w:val="16"/>
                            <w:szCs w:val="16"/>
                            <w:lang w:eastAsia="zh-CN"/>
                          </w:rPr>
                          <w:t xml:space="preserve"> </w:t>
                        </w:r>
                        <w:r>
                          <w:rPr>
                            <w:color w:val="000000"/>
                            <w:sz w:val="16"/>
                            <w:szCs w:val="16"/>
                          </w:rPr>
                          <w:t>verified</w:t>
                        </w:r>
                        <w:r>
                          <w:rPr>
                            <w:color w:val="000000"/>
                            <w:sz w:val="16"/>
                            <w:szCs w:val="16"/>
                            <w:lang w:eastAsia="zh-CN"/>
                          </w:rPr>
                          <w:t xml:space="preserve"> </w:t>
                        </w:r>
                        <w:r>
                          <w:rPr>
                            <w:color w:val="000000"/>
                            <w:sz w:val="16"/>
                            <w:szCs w:val="16"/>
                          </w:rPr>
                          <w:t>reviews</w:t>
                        </w:r>
                        <w:r>
                          <w:rPr>
                            <w:color w:val="000000"/>
                            <w:sz w:val="16"/>
                            <w:szCs w:val="16"/>
                            <w:lang w:eastAsia="zh-CN"/>
                          </w:rPr>
                          <w:t xml:space="preserve"> </w:t>
                        </w:r>
                        <w:r>
                          <w:rPr>
                            <w:color w:val="000000"/>
                            <w:sz w:val="16"/>
                            <w:szCs w:val="16"/>
                          </w:rPr>
                          <w:t>in</w:t>
                        </w:r>
                        <w:r>
                          <w:rPr>
                            <w:color w:val="000000"/>
                            <w:sz w:val="16"/>
                            <w:szCs w:val="16"/>
                            <w:lang w:eastAsia="zh-CN"/>
                          </w:rPr>
                          <w:t xml:space="preserve"> </w:t>
                        </w:r>
                        <w:r>
                          <w:rPr>
                            <w:color w:val="000000"/>
                            <w:sz w:val="16"/>
                            <w:szCs w:val="16"/>
                          </w:rPr>
                          <w:t>1</w:t>
                        </w:r>
                        <w:r>
                          <w:rPr>
                            <w:color w:val="000000"/>
                            <w:sz w:val="16"/>
                            <w:szCs w:val="16"/>
                            <w:lang w:eastAsia="zh-CN"/>
                          </w:rPr>
                          <w:t xml:space="preserve"> </w:t>
                        </w:r>
                        <w:r>
                          <w:rPr>
                            <w:color w:val="000000"/>
                            <w:sz w:val="16"/>
                            <w:szCs w:val="16"/>
                          </w:rPr>
                          <w:t>month</w:t>
                        </w:r>
                      </w:p>
                      <w:p w14:paraId="4FB2384B" w14:textId="3C4F2BD3" w:rsidR="007C7729" w:rsidRDefault="00A06DBA" w:rsidP="007C7729">
                        <w:pPr>
                          <w:spacing w:line="384" w:lineRule="auto"/>
                        </w:pPr>
                        <w:r>
                          <w:rPr>
                            <w:color w:val="000000"/>
                            <w:sz w:val="16"/>
                            <w:szCs w:val="16"/>
                          </w:rPr>
                          <w:t>5-star</w:t>
                        </w:r>
                        <w:r>
                          <w:rPr>
                            <w:color w:val="000000"/>
                            <w:sz w:val="16"/>
                            <w:szCs w:val="16"/>
                            <w:lang w:eastAsia="zh-CN"/>
                          </w:rPr>
                          <w:t xml:space="preserve"> </w:t>
                        </w:r>
                        <w:r>
                          <w:rPr>
                            <w:color w:val="000000"/>
                            <w:sz w:val="16"/>
                            <w:szCs w:val="16"/>
                          </w:rPr>
                          <w:t>in</w:t>
                        </w:r>
                        <w:r>
                          <w:rPr>
                            <w:color w:val="000000"/>
                            <w:sz w:val="16"/>
                            <w:szCs w:val="16"/>
                            <w:lang w:eastAsia="zh-CN"/>
                          </w:rPr>
                          <w:t xml:space="preserve"> </w:t>
                        </w:r>
                        <w:r>
                          <w:rPr>
                            <w:color w:val="000000"/>
                            <w:sz w:val="16"/>
                            <w:szCs w:val="16"/>
                          </w:rPr>
                          <w:t>1</w:t>
                        </w:r>
                        <w:r>
                          <w:rPr>
                            <w:color w:val="000000"/>
                            <w:sz w:val="16"/>
                            <w:szCs w:val="16"/>
                            <w:lang w:eastAsia="zh-CN"/>
                          </w:rPr>
                          <w:t xml:space="preserve"> </w:t>
                        </w:r>
                        <w:r>
                          <w:rPr>
                            <w:color w:val="000000"/>
                            <w:sz w:val="16"/>
                            <w:szCs w:val="16"/>
                          </w:rPr>
                          <w:t>week</w:t>
                        </w:r>
                        <w:r>
                          <w:rPr>
                            <w:color w:val="000000"/>
                            <w:sz w:val="16"/>
                            <w:szCs w:val="16"/>
                            <w:lang w:eastAsia="zh-CN"/>
                          </w:rPr>
                          <w:t xml:space="preserve"> </w:t>
                        </w:r>
                        <w:r w:rsidR="007C7729">
                          <w:rPr>
                            <w:color w:val="000000"/>
                            <w:sz w:val="16"/>
                            <w:szCs w:val="16"/>
                          </w:rPr>
                          <w:t>(captured 28</w:t>
                        </w:r>
                        <w:r w:rsidR="007C7729">
                          <w:rPr>
                            <w:color w:val="000000"/>
                            <w:sz w:val="16"/>
                            <w:szCs w:val="16"/>
                            <w:lang w:eastAsia="zh-CN"/>
                          </w:rPr>
                          <w:t xml:space="preserve"> </w:t>
                        </w:r>
                        <w:r w:rsidR="007C7729">
                          <w:rPr>
                            <w:color w:val="000000"/>
                            <w:sz w:val="16"/>
                            <w:szCs w:val="16"/>
                          </w:rPr>
                          <w:t>days</w:t>
                        </w:r>
                        <w:r w:rsidR="007C7729">
                          <w:rPr>
                            <w:color w:val="000000"/>
                            <w:sz w:val="16"/>
                            <w:szCs w:val="16"/>
                            <w:lang w:eastAsia="zh-CN"/>
                          </w:rPr>
                          <w:t xml:space="preserve"> </w:t>
                        </w:r>
                        <w:r w:rsidR="007C7729">
                          <w:rPr>
                            <w:color w:val="000000"/>
                            <w:sz w:val="16"/>
                            <w:szCs w:val="16"/>
                          </w:rPr>
                          <w:t>ago)</w:t>
                        </w:r>
                      </w:p>
                      <w:p w14:paraId="03266A85" w14:textId="77777777" w:rsidR="007C7729" w:rsidRDefault="007C7729" w:rsidP="007C7729">
                        <w:pPr>
                          <w:spacing w:line="384" w:lineRule="auto"/>
                        </w:pPr>
                        <w:r>
                          <w:rPr>
                            <w:color w:val="000000"/>
                            <w:sz w:val="16"/>
                            <w:szCs w:val="16"/>
                          </w:rPr>
                          <w:t>Number</w:t>
                        </w:r>
                        <w:r>
                          <w:rPr>
                            <w:color w:val="000000"/>
                            <w:sz w:val="16"/>
                            <w:szCs w:val="16"/>
                            <w:lang w:eastAsia="zh-CN"/>
                          </w:rPr>
                          <w:t xml:space="preserve"> </w:t>
                        </w:r>
                        <w:r>
                          <w:rPr>
                            <w:color w:val="000000"/>
                            <w:sz w:val="16"/>
                            <w:szCs w:val="16"/>
                          </w:rPr>
                          <w:t>of</w:t>
                        </w:r>
                        <w:r>
                          <w:rPr>
                            <w:color w:val="000000"/>
                            <w:sz w:val="16"/>
                            <w:szCs w:val="16"/>
                            <w:lang w:eastAsia="zh-CN"/>
                          </w:rPr>
                          <w:t xml:space="preserve"> </w:t>
                        </w:r>
                        <w:r>
                          <w:rPr>
                            <w:color w:val="000000"/>
                            <w:sz w:val="16"/>
                            <w:szCs w:val="16"/>
                          </w:rPr>
                          <w:t>images</w:t>
                        </w:r>
                      </w:p>
                      <w:p w14:paraId="73D1188D" w14:textId="77777777" w:rsidR="007C7729" w:rsidRDefault="007C7729" w:rsidP="007C7729">
                        <w:pPr>
                          <w:spacing w:line="384" w:lineRule="auto"/>
                        </w:pPr>
                        <w:r>
                          <w:rPr>
                            <w:color w:val="000000"/>
                            <w:sz w:val="16"/>
                            <w:szCs w:val="16"/>
                          </w:rPr>
                          <w:t>Number</w:t>
                        </w:r>
                        <w:r>
                          <w:rPr>
                            <w:color w:val="000000"/>
                            <w:sz w:val="16"/>
                            <w:szCs w:val="16"/>
                            <w:lang w:eastAsia="zh-CN"/>
                          </w:rPr>
                          <w:t xml:space="preserve"> </w:t>
                        </w:r>
                        <w:r>
                          <w:rPr>
                            <w:color w:val="000000"/>
                            <w:sz w:val="16"/>
                            <w:szCs w:val="16"/>
                          </w:rPr>
                          <w:t>of</w:t>
                        </w:r>
                        <w:r>
                          <w:rPr>
                            <w:color w:val="000000"/>
                            <w:sz w:val="16"/>
                            <w:szCs w:val="16"/>
                            <w:lang w:eastAsia="zh-CN"/>
                          </w:rPr>
                          <w:t xml:space="preserve"> </w:t>
                        </w:r>
                        <w:r>
                          <w:rPr>
                            <w:color w:val="000000"/>
                            <w:sz w:val="16"/>
                            <w:szCs w:val="16"/>
                          </w:rPr>
                          <w:t>5-star</w:t>
                        </w:r>
                        <w:r>
                          <w:rPr>
                            <w:color w:val="000000"/>
                            <w:sz w:val="16"/>
                            <w:szCs w:val="16"/>
                            <w:lang w:eastAsia="zh-CN"/>
                          </w:rPr>
                          <w:t xml:space="preserve"> </w:t>
                        </w:r>
                        <w:r>
                          <w:rPr>
                            <w:color w:val="000000"/>
                            <w:sz w:val="16"/>
                            <w:szCs w:val="16"/>
                          </w:rPr>
                          <w:t>in</w:t>
                        </w:r>
                        <w:r>
                          <w:rPr>
                            <w:color w:val="000000"/>
                            <w:sz w:val="16"/>
                            <w:szCs w:val="16"/>
                            <w:lang w:eastAsia="zh-CN"/>
                          </w:rPr>
                          <w:t xml:space="preserve"> </w:t>
                        </w:r>
                        <w:r>
                          <w:rPr>
                            <w:color w:val="000000"/>
                            <w:sz w:val="16"/>
                            <w:szCs w:val="16"/>
                          </w:rPr>
                          <w:t>2</w:t>
                        </w:r>
                        <w:r>
                          <w:rPr>
                            <w:color w:val="000000"/>
                            <w:sz w:val="16"/>
                            <w:szCs w:val="16"/>
                            <w:lang w:eastAsia="zh-CN"/>
                          </w:rPr>
                          <w:t xml:space="preserve"> </w:t>
                        </w:r>
                        <w:r>
                          <w:rPr>
                            <w:color w:val="000000"/>
                            <w:sz w:val="16"/>
                            <w:szCs w:val="16"/>
                          </w:rPr>
                          <w:t>months</w:t>
                        </w:r>
                      </w:p>
                      <w:p w14:paraId="37A7C7D2" w14:textId="77777777" w:rsidR="007C7729" w:rsidRDefault="007C7729" w:rsidP="007C7729">
                        <w:pPr>
                          <w:spacing w:line="384" w:lineRule="auto"/>
                        </w:pPr>
                        <w:r>
                          <w:rPr>
                            <w:color w:val="000000"/>
                            <w:sz w:val="16"/>
                            <w:szCs w:val="16"/>
                          </w:rPr>
                          <w:t>Reviews</w:t>
                        </w:r>
                        <w:r>
                          <w:rPr>
                            <w:color w:val="000000"/>
                            <w:sz w:val="16"/>
                            <w:szCs w:val="16"/>
                            <w:lang w:eastAsia="zh-CN"/>
                          </w:rPr>
                          <w:t xml:space="preserve"> </w:t>
                        </w:r>
                        <w:r>
                          <w:rPr>
                            <w:color w:val="000000"/>
                            <w:sz w:val="16"/>
                            <w:szCs w:val="16"/>
                          </w:rPr>
                          <w:t>in</w:t>
                        </w:r>
                        <w:r>
                          <w:rPr>
                            <w:color w:val="000000"/>
                            <w:sz w:val="16"/>
                            <w:szCs w:val="16"/>
                            <w:lang w:eastAsia="zh-CN"/>
                          </w:rPr>
                          <w:t xml:space="preserve"> </w:t>
                        </w:r>
                        <w:r>
                          <w:rPr>
                            <w:color w:val="000000"/>
                            <w:sz w:val="16"/>
                            <w:szCs w:val="16"/>
                          </w:rPr>
                          <w:t>2</w:t>
                        </w:r>
                        <w:r>
                          <w:rPr>
                            <w:color w:val="000000"/>
                            <w:sz w:val="16"/>
                            <w:szCs w:val="16"/>
                            <w:lang w:eastAsia="zh-CN"/>
                          </w:rPr>
                          <w:t xml:space="preserve"> </w:t>
                        </w:r>
                        <w:r>
                          <w:rPr>
                            <w:color w:val="000000"/>
                            <w:sz w:val="16"/>
                            <w:szCs w:val="16"/>
                          </w:rPr>
                          <w:t>weeks</w:t>
                        </w:r>
                        <w:r>
                          <w:rPr>
                            <w:color w:val="000000"/>
                            <w:sz w:val="16"/>
                            <w:szCs w:val="16"/>
                            <w:lang w:eastAsia="zh-CN"/>
                          </w:rPr>
                          <w:t xml:space="preserve"> </w:t>
                        </w:r>
                        <w:r>
                          <w:rPr>
                            <w:color w:val="000000"/>
                            <w:sz w:val="16"/>
                            <w:szCs w:val="16"/>
                          </w:rPr>
                          <w:t>(captured 14</w:t>
                        </w:r>
                        <w:r>
                          <w:rPr>
                            <w:color w:val="000000"/>
                            <w:sz w:val="16"/>
                            <w:szCs w:val="16"/>
                            <w:lang w:eastAsia="zh-CN"/>
                          </w:rPr>
                          <w:t xml:space="preserve"> </w:t>
                        </w:r>
                        <w:r>
                          <w:rPr>
                            <w:color w:val="000000"/>
                            <w:sz w:val="16"/>
                            <w:szCs w:val="16"/>
                          </w:rPr>
                          <w:t>days</w:t>
                        </w:r>
                        <w:r>
                          <w:rPr>
                            <w:color w:val="000000"/>
                            <w:sz w:val="16"/>
                            <w:szCs w:val="16"/>
                            <w:lang w:eastAsia="zh-CN"/>
                          </w:rPr>
                          <w:t xml:space="preserve"> </w:t>
                        </w:r>
                        <w:r>
                          <w:rPr>
                            <w:color w:val="000000"/>
                            <w:sz w:val="16"/>
                            <w:szCs w:val="16"/>
                          </w:rPr>
                          <w:t>ago)</w:t>
                        </w:r>
                      </w:p>
                      <w:p w14:paraId="3AA991BD" w14:textId="77777777" w:rsidR="007C7729" w:rsidRDefault="007C7729" w:rsidP="007C7729">
                        <w:pPr>
                          <w:spacing w:line="384" w:lineRule="auto"/>
                        </w:pPr>
                        <w:r>
                          <w:rPr>
                            <w:color w:val="000000"/>
                            <w:sz w:val="16"/>
                            <w:szCs w:val="16"/>
                          </w:rPr>
                          <w:t>1-star</w:t>
                        </w:r>
                        <w:r>
                          <w:rPr>
                            <w:color w:val="000000"/>
                            <w:sz w:val="16"/>
                            <w:szCs w:val="16"/>
                            <w:lang w:eastAsia="zh-CN"/>
                          </w:rPr>
                          <w:t xml:space="preserve"> </w:t>
                        </w:r>
                        <w:r>
                          <w:rPr>
                            <w:color w:val="000000"/>
                            <w:sz w:val="16"/>
                            <w:szCs w:val="16"/>
                          </w:rPr>
                          <w:t>in</w:t>
                        </w:r>
                        <w:r>
                          <w:rPr>
                            <w:color w:val="000000"/>
                            <w:sz w:val="16"/>
                            <w:szCs w:val="16"/>
                            <w:lang w:eastAsia="zh-CN"/>
                          </w:rPr>
                          <w:t xml:space="preserve"> </w:t>
                        </w:r>
                        <w:r>
                          <w:rPr>
                            <w:color w:val="000000"/>
                            <w:sz w:val="16"/>
                            <w:szCs w:val="16"/>
                          </w:rPr>
                          <w:t>2</w:t>
                        </w:r>
                        <w:r>
                          <w:rPr>
                            <w:color w:val="000000"/>
                            <w:sz w:val="16"/>
                            <w:szCs w:val="16"/>
                            <w:lang w:eastAsia="zh-CN"/>
                          </w:rPr>
                          <w:t xml:space="preserve"> </w:t>
                        </w:r>
                        <w:r>
                          <w:rPr>
                            <w:color w:val="000000"/>
                            <w:sz w:val="16"/>
                            <w:szCs w:val="16"/>
                          </w:rPr>
                          <w:t>weeks</w:t>
                        </w:r>
                        <w:r>
                          <w:rPr>
                            <w:color w:val="000000"/>
                            <w:sz w:val="16"/>
                            <w:szCs w:val="16"/>
                            <w:lang w:eastAsia="zh-CN"/>
                          </w:rPr>
                          <w:t xml:space="preserve"> </w:t>
                        </w:r>
                        <w:r>
                          <w:rPr>
                            <w:color w:val="000000"/>
                            <w:sz w:val="16"/>
                            <w:szCs w:val="16"/>
                          </w:rPr>
                          <w:t>(captured 7</w:t>
                        </w:r>
                        <w:r>
                          <w:rPr>
                            <w:color w:val="000000"/>
                            <w:sz w:val="16"/>
                            <w:szCs w:val="16"/>
                            <w:lang w:eastAsia="zh-CN"/>
                          </w:rPr>
                          <w:t xml:space="preserve"> </w:t>
                        </w:r>
                        <w:r>
                          <w:rPr>
                            <w:color w:val="000000"/>
                            <w:sz w:val="16"/>
                            <w:szCs w:val="16"/>
                          </w:rPr>
                          <w:t>days</w:t>
                        </w:r>
                        <w:r>
                          <w:rPr>
                            <w:color w:val="000000"/>
                            <w:sz w:val="16"/>
                            <w:szCs w:val="16"/>
                            <w:lang w:eastAsia="zh-CN"/>
                          </w:rPr>
                          <w:t xml:space="preserve"> </w:t>
                        </w:r>
                        <w:r>
                          <w:rPr>
                            <w:color w:val="000000"/>
                            <w:sz w:val="16"/>
                            <w:szCs w:val="16"/>
                          </w:rPr>
                          <w:t>ago)</w:t>
                        </w:r>
                      </w:p>
                      <w:p w14:paraId="1648E052" w14:textId="77777777" w:rsidR="007C7729" w:rsidRDefault="007C7729" w:rsidP="007C7729">
                        <w:pPr>
                          <w:spacing w:line="384" w:lineRule="auto"/>
                        </w:pPr>
                        <w:r>
                          <w:rPr>
                            <w:color w:val="000000"/>
                            <w:sz w:val="16"/>
                            <w:szCs w:val="16"/>
                          </w:rPr>
                          <w:t>1-star</w:t>
                        </w:r>
                        <w:r>
                          <w:rPr>
                            <w:color w:val="000000"/>
                            <w:sz w:val="16"/>
                            <w:szCs w:val="16"/>
                            <w:lang w:eastAsia="zh-CN"/>
                          </w:rPr>
                          <w:t xml:space="preserve"> </w:t>
                        </w:r>
                        <w:r>
                          <w:rPr>
                            <w:color w:val="000000"/>
                            <w:sz w:val="16"/>
                            <w:szCs w:val="16"/>
                          </w:rPr>
                          <w:t>in</w:t>
                        </w:r>
                        <w:r>
                          <w:rPr>
                            <w:color w:val="000000"/>
                            <w:sz w:val="16"/>
                            <w:szCs w:val="16"/>
                            <w:lang w:eastAsia="zh-CN"/>
                          </w:rPr>
                          <w:t xml:space="preserve"> </w:t>
                        </w:r>
                        <w:r>
                          <w:rPr>
                            <w:color w:val="000000"/>
                            <w:sz w:val="16"/>
                            <w:szCs w:val="16"/>
                          </w:rPr>
                          <w:t>2</w:t>
                        </w:r>
                        <w:r>
                          <w:rPr>
                            <w:color w:val="000000"/>
                            <w:sz w:val="16"/>
                            <w:szCs w:val="16"/>
                            <w:lang w:eastAsia="zh-CN"/>
                          </w:rPr>
                          <w:t xml:space="preserve"> </w:t>
                        </w:r>
                        <w:r>
                          <w:rPr>
                            <w:color w:val="000000"/>
                            <w:sz w:val="16"/>
                            <w:szCs w:val="16"/>
                          </w:rPr>
                          <w:t>months</w:t>
                        </w:r>
                      </w:p>
                      <w:p w14:paraId="04D26968" w14:textId="77777777" w:rsidR="007C7729" w:rsidRDefault="007C7729" w:rsidP="007C7729">
                        <w:pPr>
                          <w:spacing w:line="384" w:lineRule="auto"/>
                        </w:pPr>
                        <w:r>
                          <w:rPr>
                            <w:color w:val="000000"/>
                            <w:sz w:val="16"/>
                            <w:szCs w:val="16"/>
                          </w:rPr>
                          <w:t>1-star</w:t>
                        </w:r>
                        <w:r>
                          <w:rPr>
                            <w:color w:val="000000"/>
                            <w:sz w:val="16"/>
                            <w:szCs w:val="16"/>
                            <w:lang w:eastAsia="zh-CN"/>
                          </w:rPr>
                          <w:t xml:space="preserve"> </w:t>
                        </w:r>
                        <w:r>
                          <w:rPr>
                            <w:color w:val="000000"/>
                            <w:sz w:val="16"/>
                            <w:szCs w:val="16"/>
                          </w:rPr>
                          <w:t>in</w:t>
                        </w:r>
                        <w:r>
                          <w:rPr>
                            <w:color w:val="000000"/>
                            <w:sz w:val="16"/>
                            <w:szCs w:val="16"/>
                            <w:lang w:eastAsia="zh-CN"/>
                          </w:rPr>
                          <w:t xml:space="preserve"> </w:t>
                        </w:r>
                        <w:r>
                          <w:rPr>
                            <w:color w:val="000000"/>
                            <w:sz w:val="16"/>
                            <w:szCs w:val="16"/>
                          </w:rPr>
                          <w:t>2</w:t>
                        </w:r>
                        <w:r>
                          <w:rPr>
                            <w:color w:val="000000"/>
                            <w:sz w:val="16"/>
                            <w:szCs w:val="16"/>
                            <w:lang w:eastAsia="zh-CN"/>
                          </w:rPr>
                          <w:t xml:space="preserve"> </w:t>
                        </w:r>
                        <w:r>
                          <w:rPr>
                            <w:color w:val="000000"/>
                            <w:sz w:val="16"/>
                            <w:szCs w:val="16"/>
                          </w:rPr>
                          <w:t>weeks</w:t>
                        </w:r>
                        <w:r>
                          <w:rPr>
                            <w:color w:val="000000"/>
                            <w:sz w:val="16"/>
                            <w:szCs w:val="16"/>
                            <w:lang w:eastAsia="zh-CN"/>
                          </w:rPr>
                          <w:t xml:space="preserve"> </w:t>
                        </w:r>
                        <w:r>
                          <w:rPr>
                            <w:color w:val="000000"/>
                            <w:sz w:val="16"/>
                            <w:szCs w:val="16"/>
                          </w:rPr>
                          <w:t>(captured 14</w:t>
                        </w:r>
                        <w:r>
                          <w:rPr>
                            <w:color w:val="000000"/>
                            <w:sz w:val="16"/>
                            <w:szCs w:val="16"/>
                            <w:lang w:eastAsia="zh-CN"/>
                          </w:rPr>
                          <w:t xml:space="preserve"> </w:t>
                        </w:r>
                        <w:r>
                          <w:rPr>
                            <w:color w:val="000000"/>
                            <w:sz w:val="16"/>
                            <w:szCs w:val="16"/>
                          </w:rPr>
                          <w:t>days</w:t>
                        </w:r>
                        <w:r>
                          <w:rPr>
                            <w:color w:val="000000"/>
                            <w:sz w:val="16"/>
                            <w:szCs w:val="16"/>
                            <w:lang w:eastAsia="zh-CN"/>
                          </w:rPr>
                          <w:t xml:space="preserve"> </w:t>
                        </w:r>
                        <w:r>
                          <w:rPr>
                            <w:color w:val="000000"/>
                            <w:sz w:val="16"/>
                            <w:szCs w:val="16"/>
                          </w:rPr>
                          <w:t>ago)</w:t>
                        </w:r>
                      </w:p>
                    </w:txbxContent>
                  </v:textbox>
                </v:shape>
              </v:group>
            </w:pict>
          </mc:Fallback>
        </mc:AlternateContent>
      </w:r>
    </w:p>
    <w:p w14:paraId="3390E307" w14:textId="4F6719A9" w:rsidR="00C71DEF" w:rsidRDefault="00C71DEF" w:rsidP="00227013">
      <w:pPr>
        <w:jc w:val="both"/>
        <w:rPr>
          <w:rFonts w:asciiTheme="majorHAnsi" w:hAnsiTheme="majorHAnsi" w:cstheme="majorHAnsi"/>
        </w:rPr>
      </w:pPr>
    </w:p>
    <w:p w14:paraId="415046F4" w14:textId="3FBEE152" w:rsidR="000D2A04" w:rsidRDefault="000D2A04" w:rsidP="00227013">
      <w:pPr>
        <w:jc w:val="both"/>
        <w:rPr>
          <w:rFonts w:asciiTheme="majorHAnsi" w:hAnsiTheme="majorHAnsi" w:cstheme="majorHAnsi"/>
        </w:rPr>
      </w:pPr>
    </w:p>
    <w:p w14:paraId="18D6E919" w14:textId="07B9238D" w:rsidR="000D2A04" w:rsidRDefault="000D2A04" w:rsidP="00227013">
      <w:pPr>
        <w:jc w:val="both"/>
        <w:rPr>
          <w:rFonts w:asciiTheme="majorHAnsi" w:hAnsiTheme="majorHAnsi" w:cstheme="majorHAnsi"/>
        </w:rPr>
      </w:pPr>
    </w:p>
    <w:p w14:paraId="649585ED" w14:textId="573FCDA8" w:rsidR="000D2A04" w:rsidRDefault="000D2A04" w:rsidP="00227013">
      <w:pPr>
        <w:jc w:val="both"/>
        <w:rPr>
          <w:rFonts w:asciiTheme="majorHAnsi" w:hAnsiTheme="majorHAnsi" w:cstheme="majorHAnsi"/>
        </w:rPr>
      </w:pPr>
    </w:p>
    <w:p w14:paraId="45C189D6" w14:textId="2CD1AE7C" w:rsidR="000D2A04" w:rsidRDefault="000D2A04" w:rsidP="00227013">
      <w:pPr>
        <w:jc w:val="both"/>
        <w:rPr>
          <w:rFonts w:asciiTheme="majorHAnsi" w:hAnsiTheme="majorHAnsi" w:cstheme="majorHAnsi"/>
        </w:rPr>
      </w:pPr>
    </w:p>
    <w:p w14:paraId="031F996D" w14:textId="6E4D9DEC" w:rsidR="000D2A04" w:rsidRDefault="000D2A04" w:rsidP="00227013">
      <w:pPr>
        <w:jc w:val="both"/>
        <w:rPr>
          <w:rFonts w:asciiTheme="majorHAnsi" w:hAnsiTheme="majorHAnsi" w:cstheme="majorHAnsi"/>
        </w:rPr>
      </w:pPr>
    </w:p>
    <w:p w14:paraId="32B050D6" w14:textId="3119F417" w:rsidR="000D2A04" w:rsidRDefault="000D2A04" w:rsidP="00227013">
      <w:pPr>
        <w:jc w:val="both"/>
        <w:rPr>
          <w:rFonts w:asciiTheme="majorHAnsi" w:hAnsiTheme="majorHAnsi" w:cstheme="majorHAnsi"/>
        </w:rPr>
      </w:pPr>
    </w:p>
    <w:p w14:paraId="4BB5E1BC" w14:textId="77777777" w:rsidR="000D2A04" w:rsidRPr="00872BAB" w:rsidRDefault="000D2A04" w:rsidP="00227013">
      <w:pPr>
        <w:jc w:val="both"/>
        <w:rPr>
          <w:rFonts w:asciiTheme="majorHAnsi" w:hAnsiTheme="majorHAnsi" w:cstheme="majorHAnsi"/>
        </w:rPr>
      </w:pPr>
    </w:p>
    <w:p w14:paraId="58625DC1" w14:textId="21302E15" w:rsidR="00C71DEF" w:rsidRPr="00872BAB" w:rsidRDefault="00C71DEF" w:rsidP="00227013">
      <w:pPr>
        <w:jc w:val="both"/>
        <w:rPr>
          <w:rFonts w:asciiTheme="majorHAnsi" w:hAnsiTheme="majorHAnsi" w:cstheme="majorHAnsi"/>
        </w:rPr>
      </w:pPr>
    </w:p>
    <w:p w14:paraId="50B3A9A0" w14:textId="77777777" w:rsidR="00C71DEF" w:rsidRPr="00872BAB" w:rsidRDefault="00C71DEF" w:rsidP="00227013">
      <w:pPr>
        <w:jc w:val="both"/>
        <w:rPr>
          <w:rFonts w:asciiTheme="majorHAnsi" w:hAnsiTheme="majorHAnsi" w:cstheme="majorHAnsi"/>
        </w:rPr>
      </w:pPr>
    </w:p>
    <w:p w14:paraId="177F4A46" w14:textId="77777777" w:rsidR="00C71DEF" w:rsidRPr="00872BAB" w:rsidRDefault="00C71DEF" w:rsidP="00227013">
      <w:pPr>
        <w:jc w:val="both"/>
        <w:rPr>
          <w:rFonts w:asciiTheme="majorHAnsi" w:hAnsiTheme="majorHAnsi" w:cstheme="majorHAnsi"/>
        </w:rPr>
      </w:pPr>
      <w:bookmarkStart w:id="26" w:name="_wyuvbuecjg7u" w:colFirst="0" w:colLast="0"/>
      <w:bookmarkEnd w:id="26"/>
    </w:p>
    <w:p w14:paraId="09512F88" w14:textId="3D111467" w:rsidR="00C71DEF" w:rsidRPr="00872BAB" w:rsidRDefault="00C71DEF" w:rsidP="00227013">
      <w:pPr>
        <w:jc w:val="both"/>
        <w:rPr>
          <w:rFonts w:asciiTheme="majorHAnsi" w:hAnsiTheme="majorHAnsi" w:cstheme="majorHAnsi"/>
        </w:rPr>
      </w:pPr>
      <w:bookmarkStart w:id="27" w:name="_lc9fh9cq06in" w:colFirst="0" w:colLast="0"/>
      <w:bookmarkEnd w:id="27"/>
    </w:p>
    <w:p w14:paraId="53489A72" w14:textId="2359EEE4" w:rsidR="00A34176" w:rsidRPr="00872BAB" w:rsidRDefault="00A34176" w:rsidP="00227013">
      <w:pPr>
        <w:jc w:val="both"/>
        <w:rPr>
          <w:rFonts w:asciiTheme="majorHAnsi" w:hAnsiTheme="majorHAnsi" w:cstheme="majorHAnsi"/>
        </w:rPr>
      </w:pPr>
    </w:p>
    <w:p w14:paraId="6377A6BE" w14:textId="5A9E2FE9" w:rsidR="00A34176" w:rsidRDefault="00A34176" w:rsidP="00227013">
      <w:pPr>
        <w:jc w:val="both"/>
        <w:rPr>
          <w:rFonts w:asciiTheme="majorHAnsi" w:hAnsiTheme="majorHAnsi" w:cstheme="majorHAnsi"/>
        </w:rPr>
      </w:pPr>
      <w:r w:rsidRPr="00872BAB">
        <w:rPr>
          <w:rFonts w:asciiTheme="majorHAnsi" w:hAnsiTheme="majorHAnsi" w:cstheme="majorHAnsi"/>
        </w:rPr>
        <w:t xml:space="preserve">The </w:t>
      </w:r>
      <w:r w:rsidR="007C7729">
        <w:rPr>
          <w:rFonts w:asciiTheme="majorHAnsi" w:hAnsiTheme="majorHAnsi" w:cstheme="majorHAnsi"/>
        </w:rPr>
        <w:t xml:space="preserve">change in </w:t>
      </w:r>
      <w:r w:rsidRPr="00872BAB">
        <w:rPr>
          <w:rFonts w:asciiTheme="majorHAnsi" w:hAnsiTheme="majorHAnsi" w:cstheme="majorHAnsi"/>
        </w:rPr>
        <w:t>number of</w:t>
      </w:r>
      <w:r w:rsidR="007C7729">
        <w:rPr>
          <w:rFonts w:asciiTheme="majorHAnsi" w:hAnsiTheme="majorHAnsi" w:cstheme="majorHAnsi"/>
        </w:rPr>
        <w:t xml:space="preserve"> five star rating</w:t>
      </w:r>
      <w:r w:rsidRPr="00872BAB">
        <w:rPr>
          <w:rFonts w:asciiTheme="majorHAnsi" w:hAnsiTheme="majorHAnsi" w:cstheme="majorHAnsi"/>
        </w:rPr>
        <w:t xml:space="preserve"> aggregated over </w:t>
      </w:r>
      <w:r w:rsidR="007C7729">
        <w:rPr>
          <w:rFonts w:asciiTheme="majorHAnsi" w:hAnsiTheme="majorHAnsi" w:cstheme="majorHAnsi"/>
        </w:rPr>
        <w:t>a week</w:t>
      </w:r>
      <w:r w:rsidRPr="00872BAB">
        <w:rPr>
          <w:rFonts w:asciiTheme="majorHAnsi" w:hAnsiTheme="majorHAnsi" w:cstheme="majorHAnsi"/>
        </w:rPr>
        <w:t xml:space="preserve"> with a lag of two weeks is the most important attribute in explaining the Sales rank, followed by the change in </w:t>
      </w:r>
      <w:r w:rsidR="007C7729">
        <w:rPr>
          <w:rFonts w:asciiTheme="majorHAnsi" w:hAnsiTheme="majorHAnsi" w:cstheme="majorHAnsi"/>
        </w:rPr>
        <w:t>number of total reviews over a week with a lag of a week</w:t>
      </w:r>
      <w:r w:rsidR="003B24FA" w:rsidRPr="00872BAB">
        <w:rPr>
          <w:rFonts w:asciiTheme="majorHAnsi" w:hAnsiTheme="majorHAnsi" w:cstheme="majorHAnsi"/>
        </w:rPr>
        <w:t>, change in verified purchases (in one month) and so on.</w:t>
      </w:r>
    </w:p>
    <w:p w14:paraId="01A0D34B" w14:textId="11D688F7" w:rsidR="00A06DBA" w:rsidRDefault="00A06DBA" w:rsidP="00227013">
      <w:pPr>
        <w:jc w:val="both"/>
        <w:rPr>
          <w:rFonts w:asciiTheme="majorHAnsi" w:hAnsiTheme="majorHAnsi" w:cstheme="majorHAnsi"/>
        </w:rPr>
      </w:pPr>
    </w:p>
    <w:p w14:paraId="6E511F5B" w14:textId="3E82319A" w:rsidR="00A06DBA" w:rsidRPr="00872BAB" w:rsidRDefault="00A06DBA" w:rsidP="00227013">
      <w:pPr>
        <w:jc w:val="both"/>
        <w:rPr>
          <w:rFonts w:asciiTheme="majorHAnsi" w:hAnsiTheme="majorHAnsi" w:cstheme="majorHAnsi"/>
        </w:rPr>
      </w:pPr>
      <w:r>
        <w:rPr>
          <w:rFonts w:asciiTheme="majorHAnsi" w:hAnsiTheme="majorHAnsi" w:cstheme="majorHAnsi"/>
        </w:rPr>
        <w:t xml:space="preserve">We had suspected the impact of the reviews to be realized with a time lag and see it in the results. We see that the </w:t>
      </w:r>
      <w:r w:rsidR="000C0960">
        <w:rPr>
          <w:rFonts w:asciiTheme="majorHAnsi" w:hAnsiTheme="majorHAnsi" w:cstheme="majorHAnsi"/>
        </w:rPr>
        <w:t>five-star</w:t>
      </w:r>
      <w:r>
        <w:rPr>
          <w:rFonts w:asciiTheme="majorHAnsi" w:hAnsiTheme="majorHAnsi" w:cstheme="majorHAnsi"/>
        </w:rPr>
        <w:t xml:space="preserve"> related attributes are twice as important of one-star related attributes. </w:t>
      </w:r>
    </w:p>
    <w:p w14:paraId="0A992E8E" w14:textId="74F13EBC" w:rsidR="00C71DEF" w:rsidRPr="007C7729" w:rsidRDefault="00865578" w:rsidP="007C7729">
      <w:pPr>
        <w:pStyle w:val="Heading1"/>
        <w:pBdr>
          <w:top w:val="nil"/>
          <w:left w:val="nil"/>
          <w:bottom w:val="nil"/>
          <w:right w:val="nil"/>
          <w:between w:val="nil"/>
        </w:pBdr>
        <w:shd w:val="clear" w:color="auto" w:fill="404040" w:themeFill="text1" w:themeFillTint="BF"/>
        <w:jc w:val="both"/>
        <w:rPr>
          <w:rFonts w:asciiTheme="majorHAnsi" w:hAnsiTheme="majorHAnsi" w:cstheme="majorHAnsi"/>
          <w:color w:val="FFFFFF" w:themeColor="background1"/>
        </w:rPr>
      </w:pPr>
      <w:bookmarkStart w:id="28" w:name="_Toc42072293"/>
      <w:r w:rsidRPr="007C7729">
        <w:rPr>
          <w:rFonts w:asciiTheme="majorHAnsi" w:hAnsiTheme="majorHAnsi" w:cstheme="majorHAnsi"/>
          <w:color w:val="FFFFFF" w:themeColor="background1"/>
        </w:rPr>
        <w:t>Conclusion</w:t>
      </w:r>
      <w:bookmarkEnd w:id="28"/>
    </w:p>
    <w:p w14:paraId="07E93209" w14:textId="26114C7B" w:rsidR="003B24FA" w:rsidRDefault="003B24FA" w:rsidP="00227013">
      <w:pPr>
        <w:jc w:val="both"/>
        <w:rPr>
          <w:rFonts w:asciiTheme="majorHAnsi" w:hAnsiTheme="majorHAnsi" w:cstheme="majorHAnsi"/>
        </w:rPr>
      </w:pPr>
      <w:r w:rsidRPr="00872BAB">
        <w:rPr>
          <w:rFonts w:asciiTheme="majorHAnsi" w:hAnsiTheme="majorHAnsi" w:cstheme="majorHAnsi"/>
        </w:rPr>
        <w:t>From the model results we can conclude that the delta</w:t>
      </w:r>
      <w:ins w:id="29" w:author="Jordan Deng" w:date="2020-06-01T20:21:00Z">
        <w:r w:rsidR="00D67997" w:rsidRPr="00872BAB">
          <w:rPr>
            <w:rFonts w:asciiTheme="majorHAnsi" w:hAnsiTheme="majorHAnsi" w:cstheme="majorHAnsi"/>
          </w:rPr>
          <w:t xml:space="preserve"> </w:t>
        </w:r>
      </w:ins>
      <w:proofErr w:type="spellStart"/>
      <w:r w:rsidRPr="00872BAB">
        <w:rPr>
          <w:rFonts w:asciiTheme="majorHAnsi" w:hAnsiTheme="majorHAnsi" w:cstheme="majorHAnsi"/>
        </w:rPr>
        <w:t>delta</w:t>
      </w:r>
      <w:proofErr w:type="spellEnd"/>
      <w:r w:rsidRPr="00872BAB">
        <w:rPr>
          <w:rFonts w:asciiTheme="majorHAnsi" w:hAnsiTheme="majorHAnsi" w:cstheme="majorHAnsi"/>
        </w:rPr>
        <w:t xml:space="preserve"> sales rank is impacted by number of one star, five-star ratings, number of reviews</w:t>
      </w:r>
      <w:r w:rsidR="00A06DBA">
        <w:rPr>
          <w:rFonts w:asciiTheme="majorHAnsi" w:hAnsiTheme="majorHAnsi" w:cstheme="majorHAnsi"/>
        </w:rPr>
        <w:t>,</w:t>
      </w:r>
      <w:r w:rsidRPr="00872BAB">
        <w:rPr>
          <w:rFonts w:asciiTheme="majorHAnsi" w:hAnsiTheme="majorHAnsi" w:cstheme="majorHAnsi"/>
        </w:rPr>
        <w:t xml:space="preserve"> verified purchases and price. </w:t>
      </w:r>
    </w:p>
    <w:p w14:paraId="025480DE" w14:textId="77777777" w:rsidR="00A06DBA" w:rsidRPr="00872BAB" w:rsidRDefault="00A06DBA" w:rsidP="00227013">
      <w:pPr>
        <w:jc w:val="both"/>
        <w:rPr>
          <w:rFonts w:asciiTheme="majorHAnsi" w:hAnsiTheme="majorHAnsi" w:cstheme="majorHAnsi"/>
        </w:rPr>
      </w:pPr>
    </w:p>
    <w:p w14:paraId="28CEC622" w14:textId="759A91E1" w:rsidR="00227013" w:rsidRPr="00AD539F" w:rsidRDefault="00AD539F" w:rsidP="00227013">
      <w:pPr>
        <w:jc w:val="both"/>
        <w:rPr>
          <w:rFonts w:asciiTheme="majorHAnsi" w:hAnsiTheme="majorHAnsi" w:cstheme="majorHAnsi"/>
        </w:rPr>
      </w:pPr>
      <w:r w:rsidRPr="00AD539F">
        <w:rPr>
          <w:rFonts w:asciiTheme="majorHAnsi" w:hAnsiTheme="majorHAnsi" w:cstheme="majorHAnsi"/>
        </w:rPr>
        <w:t>The lag variables indicate the effect on sales rank by taking time into consideration. The model is expected to yield better results using actual sales volume data as currently sales rank was used as a proxy for sales volume</w:t>
      </w:r>
    </w:p>
    <w:p w14:paraId="45DB6491" w14:textId="77777777" w:rsidR="00AD539F" w:rsidRPr="00872BAB" w:rsidRDefault="00AD539F" w:rsidP="00227013">
      <w:pPr>
        <w:jc w:val="both"/>
        <w:rPr>
          <w:rFonts w:asciiTheme="majorHAnsi" w:hAnsiTheme="majorHAnsi" w:cstheme="majorHAnsi"/>
        </w:rPr>
      </w:pPr>
    </w:p>
    <w:p w14:paraId="6600B02D" w14:textId="78944866" w:rsidR="003B24FA" w:rsidRPr="00872BAB" w:rsidRDefault="00227013" w:rsidP="00227013">
      <w:pPr>
        <w:jc w:val="both"/>
        <w:rPr>
          <w:rFonts w:asciiTheme="majorHAnsi" w:hAnsiTheme="majorHAnsi" w:cstheme="majorHAnsi"/>
        </w:rPr>
      </w:pPr>
      <w:r w:rsidRPr="00872BAB">
        <w:rPr>
          <w:rFonts w:asciiTheme="majorHAnsi" w:hAnsiTheme="majorHAnsi" w:cstheme="majorHAnsi"/>
        </w:rPr>
        <w:t>The model explains 8% of variation on the sales rank</w:t>
      </w:r>
      <w:r w:rsidR="00C95D79">
        <w:rPr>
          <w:rFonts w:asciiTheme="majorHAnsi" w:hAnsiTheme="majorHAnsi" w:cstheme="majorHAnsi"/>
        </w:rPr>
        <w:t xml:space="preserve"> which is significantly higher than a random guess.</w:t>
      </w:r>
      <w:r w:rsidRPr="00872BAB">
        <w:rPr>
          <w:rFonts w:asciiTheme="majorHAnsi" w:hAnsiTheme="majorHAnsi" w:cstheme="majorHAnsi"/>
        </w:rPr>
        <w:t xml:space="preserve"> </w:t>
      </w:r>
      <w:r w:rsidR="00C95D79">
        <w:rPr>
          <w:rFonts w:asciiTheme="majorHAnsi" w:hAnsiTheme="majorHAnsi" w:cstheme="majorHAnsi"/>
        </w:rPr>
        <w:t>Brands</w:t>
      </w:r>
      <w:r w:rsidRPr="00872BAB">
        <w:rPr>
          <w:rFonts w:asciiTheme="majorHAnsi" w:hAnsiTheme="majorHAnsi" w:cstheme="majorHAnsi"/>
        </w:rPr>
        <w:t xml:space="preserve"> can take the lag parameters into consideration for anticipation in change of sales rank and can use this </w:t>
      </w:r>
      <w:proofErr w:type="gramStart"/>
      <w:r w:rsidRPr="00872BAB">
        <w:rPr>
          <w:rFonts w:asciiTheme="majorHAnsi" w:hAnsiTheme="majorHAnsi" w:cstheme="majorHAnsi"/>
        </w:rPr>
        <w:t xml:space="preserve">to </w:t>
      </w:r>
      <w:r w:rsidR="00AD539F" w:rsidRPr="00AD539F">
        <w:rPr>
          <w:rFonts w:asciiTheme="majorHAnsi" w:hAnsiTheme="majorHAnsi" w:cstheme="majorHAnsi"/>
        </w:rPr>
        <w:t> decide</w:t>
      </w:r>
      <w:proofErr w:type="gramEnd"/>
      <w:r w:rsidR="00AD539F" w:rsidRPr="00AD539F">
        <w:rPr>
          <w:rFonts w:asciiTheme="majorHAnsi" w:hAnsiTheme="majorHAnsi" w:cstheme="majorHAnsi"/>
        </w:rPr>
        <w:t xml:space="preserve"> advertising campaign to optimization advertising campaign</w:t>
      </w:r>
      <w:r w:rsidR="00AD539F">
        <w:rPr>
          <w:rFonts w:asciiTheme="majorHAnsi" w:hAnsiTheme="majorHAnsi" w:cstheme="majorHAnsi"/>
        </w:rPr>
        <w:t>.</w:t>
      </w:r>
    </w:p>
    <w:p w14:paraId="319BAF44" w14:textId="77777777" w:rsidR="00C71DEF" w:rsidRPr="007C7729" w:rsidRDefault="00865578" w:rsidP="007C7729">
      <w:pPr>
        <w:pStyle w:val="Heading1"/>
        <w:pBdr>
          <w:top w:val="nil"/>
          <w:left w:val="nil"/>
          <w:bottom w:val="nil"/>
          <w:right w:val="nil"/>
          <w:between w:val="nil"/>
        </w:pBdr>
        <w:shd w:val="clear" w:color="auto" w:fill="404040" w:themeFill="text1" w:themeFillTint="BF"/>
        <w:jc w:val="both"/>
        <w:rPr>
          <w:rFonts w:asciiTheme="majorHAnsi" w:hAnsiTheme="majorHAnsi" w:cstheme="majorHAnsi"/>
          <w:color w:val="FFFFFF" w:themeColor="background1"/>
        </w:rPr>
      </w:pPr>
      <w:bookmarkStart w:id="30" w:name="_so6wc7wzb7vr" w:colFirst="0" w:colLast="0"/>
      <w:bookmarkStart w:id="31" w:name="_Toc42072294"/>
      <w:bookmarkEnd w:id="30"/>
      <w:r w:rsidRPr="007C7729">
        <w:rPr>
          <w:rFonts w:asciiTheme="majorHAnsi" w:hAnsiTheme="majorHAnsi" w:cstheme="majorHAnsi"/>
          <w:color w:val="FFFFFF" w:themeColor="background1"/>
        </w:rPr>
        <w:lastRenderedPageBreak/>
        <w:t>References</w:t>
      </w:r>
      <w:bookmarkEnd w:id="31"/>
    </w:p>
    <w:p w14:paraId="3C9F8797" w14:textId="77777777" w:rsidR="00C71DEF" w:rsidRPr="000D2A04" w:rsidRDefault="00865578" w:rsidP="000D2A04">
      <w:pPr>
        <w:pStyle w:val="ListParagraph"/>
        <w:numPr>
          <w:ilvl w:val="0"/>
          <w:numId w:val="5"/>
        </w:numPr>
        <w:jc w:val="both"/>
        <w:rPr>
          <w:rFonts w:asciiTheme="majorHAnsi" w:hAnsiTheme="majorHAnsi" w:cstheme="majorHAnsi"/>
        </w:rPr>
      </w:pPr>
      <w:r w:rsidRPr="000D2A04">
        <w:rPr>
          <w:rFonts w:asciiTheme="majorHAnsi" w:hAnsiTheme="majorHAnsi" w:cstheme="majorHAnsi"/>
        </w:rPr>
        <w:t xml:space="preserve">Hamrick, D. (2018, April 2). </w:t>
      </w:r>
      <w:r w:rsidRPr="000D2A04">
        <w:rPr>
          <w:rFonts w:asciiTheme="majorHAnsi" w:hAnsiTheme="majorHAnsi" w:cstheme="majorHAnsi"/>
          <w:i/>
        </w:rPr>
        <w:t xml:space="preserve">Master </w:t>
      </w:r>
      <w:proofErr w:type="gramStart"/>
      <w:r w:rsidRPr="000D2A04">
        <w:rPr>
          <w:rFonts w:asciiTheme="majorHAnsi" w:hAnsiTheme="majorHAnsi" w:cstheme="majorHAnsi"/>
          <w:i/>
        </w:rPr>
        <w:t>The</w:t>
      </w:r>
      <w:proofErr w:type="gramEnd"/>
      <w:r w:rsidRPr="000D2A04">
        <w:rPr>
          <w:rFonts w:asciiTheme="majorHAnsi" w:hAnsiTheme="majorHAnsi" w:cstheme="majorHAnsi"/>
          <w:i/>
        </w:rPr>
        <w:t xml:space="preserve"> Amazon Sales Rank: Top 10 Things You Need to Know.</w:t>
      </w:r>
      <w:r w:rsidRPr="000D2A04">
        <w:rPr>
          <w:rFonts w:asciiTheme="majorHAnsi" w:hAnsiTheme="majorHAnsi" w:cstheme="majorHAnsi"/>
        </w:rPr>
        <w:t xml:space="preserve"> Jungle Scout. </w:t>
      </w:r>
      <w:hyperlink r:id="rId19">
        <w:r w:rsidRPr="000D2A04">
          <w:rPr>
            <w:rFonts w:asciiTheme="majorHAnsi" w:hAnsiTheme="majorHAnsi" w:cstheme="majorHAnsi"/>
            <w:color w:val="1155CC"/>
            <w:u w:val="single"/>
          </w:rPr>
          <w:t>https://www.junglescout.com/blog/amazon-sales-rank-top-10-things-you-need-to-know/</w:t>
        </w:r>
      </w:hyperlink>
    </w:p>
    <w:p w14:paraId="4F21750F" w14:textId="77777777" w:rsidR="00C71DEF" w:rsidRPr="00872BAB" w:rsidRDefault="00C71DEF" w:rsidP="00227013">
      <w:pPr>
        <w:jc w:val="both"/>
        <w:rPr>
          <w:rFonts w:asciiTheme="majorHAnsi" w:hAnsiTheme="majorHAnsi" w:cstheme="majorHAnsi"/>
        </w:rPr>
      </w:pPr>
    </w:p>
    <w:p w14:paraId="5194AC0C" w14:textId="77777777" w:rsidR="00C71DEF" w:rsidRPr="000D2A04" w:rsidRDefault="00865578" w:rsidP="000D2A04">
      <w:pPr>
        <w:pStyle w:val="ListParagraph"/>
        <w:numPr>
          <w:ilvl w:val="0"/>
          <w:numId w:val="5"/>
        </w:numPr>
        <w:jc w:val="both"/>
        <w:rPr>
          <w:rFonts w:asciiTheme="majorHAnsi" w:hAnsiTheme="majorHAnsi" w:cstheme="majorHAnsi"/>
        </w:rPr>
      </w:pPr>
      <w:r w:rsidRPr="000D2A04">
        <w:rPr>
          <w:rFonts w:asciiTheme="majorHAnsi" w:hAnsiTheme="majorHAnsi" w:cstheme="majorHAnsi"/>
          <w:lang w:val="de-DE"/>
        </w:rPr>
        <w:t xml:space="preserve">Forman, C., Ghose, A., &amp; Wiesenfeld, B. (2008). </w:t>
      </w:r>
      <w:r w:rsidRPr="000D2A04">
        <w:rPr>
          <w:rFonts w:asciiTheme="majorHAnsi" w:hAnsiTheme="majorHAnsi" w:cstheme="majorHAnsi"/>
        </w:rPr>
        <w:t xml:space="preserve">Examining the relationship between reviews and sales: The role of reviewer identity disclosure in electronic markets. </w:t>
      </w:r>
      <w:r w:rsidRPr="000D2A04">
        <w:rPr>
          <w:rFonts w:asciiTheme="majorHAnsi" w:hAnsiTheme="majorHAnsi" w:cstheme="majorHAnsi"/>
          <w:i/>
        </w:rPr>
        <w:t xml:space="preserve">Information systems research, </w:t>
      </w:r>
      <w:r w:rsidRPr="000D2A04">
        <w:rPr>
          <w:rFonts w:asciiTheme="majorHAnsi" w:hAnsiTheme="majorHAnsi" w:cstheme="majorHAnsi"/>
        </w:rPr>
        <w:t>19(3), 291-313.</w:t>
      </w:r>
    </w:p>
    <w:sectPr w:rsidR="00C71DEF" w:rsidRPr="000D2A04" w:rsidSect="00793DBB">
      <w:footerReference w:type="default" r:id="rId20"/>
      <w:pgSz w:w="12240" w:h="15840"/>
      <w:pgMar w:top="1440" w:right="1440" w:bottom="117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CCBD3F" w14:textId="77777777" w:rsidR="00CF4732" w:rsidRDefault="00CF4732">
      <w:pPr>
        <w:spacing w:line="240" w:lineRule="auto"/>
      </w:pPr>
      <w:r>
        <w:separator/>
      </w:r>
    </w:p>
  </w:endnote>
  <w:endnote w:type="continuationSeparator" w:id="0">
    <w:p w14:paraId="7096882A" w14:textId="77777777" w:rsidR="00CF4732" w:rsidRDefault="00CF47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4516644"/>
      <w:docPartObj>
        <w:docPartGallery w:val="Page Numbers (Bottom of Page)"/>
        <w:docPartUnique/>
      </w:docPartObj>
    </w:sdtPr>
    <w:sdtEndPr/>
    <w:sdtContent>
      <w:p w14:paraId="11A1CE78" w14:textId="05C52D62" w:rsidR="00793DBB" w:rsidRDefault="00793DBB">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09A1F887" w14:textId="21ABF50E" w:rsidR="001E1B0E" w:rsidRDefault="001E1B0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5026A3" w14:textId="77777777" w:rsidR="00CF4732" w:rsidRDefault="00CF4732">
      <w:pPr>
        <w:spacing w:line="240" w:lineRule="auto"/>
      </w:pPr>
      <w:r>
        <w:separator/>
      </w:r>
    </w:p>
  </w:footnote>
  <w:footnote w:type="continuationSeparator" w:id="0">
    <w:p w14:paraId="3D7F980F" w14:textId="77777777" w:rsidR="00CF4732" w:rsidRDefault="00CF4732">
      <w:pPr>
        <w:spacing w:line="240" w:lineRule="auto"/>
      </w:pPr>
      <w:r>
        <w:continuationSeparator/>
      </w:r>
    </w:p>
  </w:footnote>
  <w:footnote w:id="1">
    <w:p w14:paraId="3EA0F29F" w14:textId="77777777" w:rsidR="00C71DEF" w:rsidRDefault="00865578">
      <w:pPr>
        <w:spacing w:line="240" w:lineRule="auto"/>
        <w:rPr>
          <w:sz w:val="20"/>
          <w:szCs w:val="20"/>
        </w:rPr>
      </w:pPr>
      <w:r>
        <w:rPr>
          <w:vertAlign w:val="superscript"/>
        </w:rPr>
        <w:footnoteRef/>
      </w:r>
      <w:r>
        <w:rPr>
          <w:sz w:val="20"/>
          <w:szCs w:val="20"/>
        </w:rPr>
        <w:t xml:space="preserve"> Delta of log rank = log(Sales Rank_t) - log(Sales Rank_(t-1))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842CC"/>
    <w:multiLevelType w:val="multilevel"/>
    <w:tmpl w:val="8D9053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BA27CE"/>
    <w:multiLevelType w:val="multilevel"/>
    <w:tmpl w:val="7F683B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C75E19"/>
    <w:multiLevelType w:val="multilevel"/>
    <w:tmpl w:val="708E86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BA1263A"/>
    <w:multiLevelType w:val="hybridMultilevel"/>
    <w:tmpl w:val="921CE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F1D56FC"/>
    <w:multiLevelType w:val="multilevel"/>
    <w:tmpl w:val="76645B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1"/>
  </w:num>
  <w:num w:numId="3">
    <w:abstractNumId w:val="2"/>
  </w:num>
  <w:num w:numId="4">
    <w:abstractNumId w:val="0"/>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oehnke, Joern(AWF)">
    <w15:presenceInfo w15:providerId="AD" w15:userId="S::jboehnke@ebay.com::ab73e562-5954-4279-adc1-3b0f53b2932f"/>
  </w15:person>
  <w15:person w15:author="Jordan Deng">
    <w15:presenceInfo w15:providerId="AD" w15:userId="S::gydeng@ucdavis.edu::7071b09b-9160-4aa0-a0ac-e9e68c2141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1DEF"/>
    <w:rsid w:val="000734A0"/>
    <w:rsid w:val="000C0960"/>
    <w:rsid w:val="000D2A04"/>
    <w:rsid w:val="001617D3"/>
    <w:rsid w:val="001E1B0E"/>
    <w:rsid w:val="00227013"/>
    <w:rsid w:val="002C4885"/>
    <w:rsid w:val="00302057"/>
    <w:rsid w:val="0031127F"/>
    <w:rsid w:val="0037186B"/>
    <w:rsid w:val="003A7401"/>
    <w:rsid w:val="003B0434"/>
    <w:rsid w:val="003B24FA"/>
    <w:rsid w:val="00412A2C"/>
    <w:rsid w:val="004D47C8"/>
    <w:rsid w:val="00556E08"/>
    <w:rsid w:val="00601E23"/>
    <w:rsid w:val="006417AC"/>
    <w:rsid w:val="0072495E"/>
    <w:rsid w:val="00793DBB"/>
    <w:rsid w:val="007C7729"/>
    <w:rsid w:val="00865578"/>
    <w:rsid w:val="00872BAB"/>
    <w:rsid w:val="00872DE5"/>
    <w:rsid w:val="00882F6D"/>
    <w:rsid w:val="00A06DBA"/>
    <w:rsid w:val="00A34176"/>
    <w:rsid w:val="00A4586B"/>
    <w:rsid w:val="00A930F5"/>
    <w:rsid w:val="00AD539F"/>
    <w:rsid w:val="00B76122"/>
    <w:rsid w:val="00C20F00"/>
    <w:rsid w:val="00C706F8"/>
    <w:rsid w:val="00C71DEF"/>
    <w:rsid w:val="00C95D79"/>
    <w:rsid w:val="00CA209D"/>
    <w:rsid w:val="00CF236D"/>
    <w:rsid w:val="00CF4732"/>
    <w:rsid w:val="00D038BE"/>
    <w:rsid w:val="00D41E0B"/>
    <w:rsid w:val="00D67997"/>
    <w:rsid w:val="00D80A9E"/>
    <w:rsid w:val="00D9266B"/>
    <w:rsid w:val="00E3718B"/>
    <w:rsid w:val="00F21427"/>
    <w:rsid w:val="00F30CEF"/>
    <w:rsid w:val="00F425BD"/>
    <w:rsid w:val="00FA2C38"/>
    <w:rsid w:val="00FB43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40EEB"/>
  <w15:docId w15:val="{1E04DB92-1D10-4EEC-BD6D-88C4CA36D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D038BE"/>
    <w:pPr>
      <w:tabs>
        <w:tab w:val="center" w:pos="4680"/>
        <w:tab w:val="right" w:pos="9360"/>
      </w:tabs>
      <w:spacing w:line="240" w:lineRule="auto"/>
    </w:pPr>
  </w:style>
  <w:style w:type="character" w:customStyle="1" w:styleId="HeaderChar">
    <w:name w:val="Header Char"/>
    <w:basedOn w:val="DefaultParagraphFont"/>
    <w:link w:val="Header"/>
    <w:uiPriority w:val="99"/>
    <w:rsid w:val="00D038BE"/>
  </w:style>
  <w:style w:type="paragraph" w:styleId="Footer">
    <w:name w:val="footer"/>
    <w:basedOn w:val="Normal"/>
    <w:link w:val="FooterChar"/>
    <w:uiPriority w:val="99"/>
    <w:unhideWhenUsed/>
    <w:rsid w:val="00D038BE"/>
    <w:pPr>
      <w:tabs>
        <w:tab w:val="center" w:pos="4680"/>
        <w:tab w:val="right" w:pos="9360"/>
      </w:tabs>
      <w:spacing w:line="240" w:lineRule="auto"/>
    </w:pPr>
  </w:style>
  <w:style w:type="character" w:customStyle="1" w:styleId="FooterChar">
    <w:name w:val="Footer Char"/>
    <w:basedOn w:val="DefaultParagraphFont"/>
    <w:link w:val="Footer"/>
    <w:uiPriority w:val="99"/>
    <w:rsid w:val="00D038BE"/>
  </w:style>
  <w:style w:type="table" w:styleId="TableGrid">
    <w:name w:val="Table Grid"/>
    <w:basedOn w:val="TableNormal"/>
    <w:uiPriority w:val="39"/>
    <w:rsid w:val="0072495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706F8"/>
    <w:rPr>
      <w:color w:val="808080"/>
    </w:rPr>
  </w:style>
  <w:style w:type="paragraph" w:styleId="TOC1">
    <w:name w:val="toc 1"/>
    <w:basedOn w:val="Normal"/>
    <w:next w:val="Normal"/>
    <w:autoRedefine/>
    <w:uiPriority w:val="39"/>
    <w:unhideWhenUsed/>
    <w:rsid w:val="00FB4314"/>
    <w:pPr>
      <w:spacing w:after="100"/>
    </w:pPr>
  </w:style>
  <w:style w:type="paragraph" w:styleId="TOC2">
    <w:name w:val="toc 2"/>
    <w:basedOn w:val="Normal"/>
    <w:next w:val="Normal"/>
    <w:autoRedefine/>
    <w:uiPriority w:val="39"/>
    <w:unhideWhenUsed/>
    <w:rsid w:val="00FB4314"/>
    <w:pPr>
      <w:spacing w:after="100"/>
      <w:ind w:left="220"/>
    </w:pPr>
  </w:style>
  <w:style w:type="paragraph" w:styleId="TOC3">
    <w:name w:val="toc 3"/>
    <w:basedOn w:val="Normal"/>
    <w:next w:val="Normal"/>
    <w:autoRedefine/>
    <w:uiPriority w:val="39"/>
    <w:unhideWhenUsed/>
    <w:rsid w:val="00FB4314"/>
    <w:pPr>
      <w:spacing w:after="100"/>
      <w:ind w:left="440"/>
    </w:pPr>
  </w:style>
  <w:style w:type="character" w:styleId="Hyperlink">
    <w:name w:val="Hyperlink"/>
    <w:basedOn w:val="DefaultParagraphFont"/>
    <w:uiPriority w:val="99"/>
    <w:unhideWhenUsed/>
    <w:rsid w:val="00FB4314"/>
    <w:rPr>
      <w:color w:val="0000FF" w:themeColor="hyperlink"/>
      <w:u w:val="single"/>
    </w:rPr>
  </w:style>
  <w:style w:type="character" w:styleId="CommentReference">
    <w:name w:val="annotation reference"/>
    <w:basedOn w:val="DefaultParagraphFont"/>
    <w:uiPriority w:val="99"/>
    <w:semiHidden/>
    <w:unhideWhenUsed/>
    <w:rsid w:val="006417AC"/>
    <w:rPr>
      <w:sz w:val="16"/>
      <w:szCs w:val="16"/>
    </w:rPr>
  </w:style>
  <w:style w:type="paragraph" w:styleId="CommentText">
    <w:name w:val="annotation text"/>
    <w:basedOn w:val="Normal"/>
    <w:link w:val="CommentTextChar"/>
    <w:uiPriority w:val="99"/>
    <w:semiHidden/>
    <w:unhideWhenUsed/>
    <w:rsid w:val="006417AC"/>
    <w:pPr>
      <w:spacing w:line="240" w:lineRule="auto"/>
    </w:pPr>
    <w:rPr>
      <w:sz w:val="20"/>
      <w:szCs w:val="20"/>
    </w:rPr>
  </w:style>
  <w:style w:type="character" w:customStyle="1" w:styleId="CommentTextChar">
    <w:name w:val="Comment Text Char"/>
    <w:basedOn w:val="DefaultParagraphFont"/>
    <w:link w:val="CommentText"/>
    <w:uiPriority w:val="99"/>
    <w:semiHidden/>
    <w:rsid w:val="006417AC"/>
    <w:rPr>
      <w:sz w:val="20"/>
      <w:szCs w:val="20"/>
    </w:rPr>
  </w:style>
  <w:style w:type="paragraph" w:styleId="CommentSubject">
    <w:name w:val="annotation subject"/>
    <w:basedOn w:val="CommentText"/>
    <w:next w:val="CommentText"/>
    <w:link w:val="CommentSubjectChar"/>
    <w:uiPriority w:val="99"/>
    <w:semiHidden/>
    <w:unhideWhenUsed/>
    <w:rsid w:val="006417AC"/>
    <w:rPr>
      <w:b/>
      <w:bCs/>
    </w:rPr>
  </w:style>
  <w:style w:type="character" w:customStyle="1" w:styleId="CommentSubjectChar">
    <w:name w:val="Comment Subject Char"/>
    <w:basedOn w:val="CommentTextChar"/>
    <w:link w:val="CommentSubject"/>
    <w:uiPriority w:val="99"/>
    <w:semiHidden/>
    <w:rsid w:val="006417AC"/>
    <w:rPr>
      <w:b/>
      <w:bCs/>
      <w:sz w:val="20"/>
      <w:szCs w:val="20"/>
    </w:rPr>
  </w:style>
  <w:style w:type="paragraph" w:styleId="BalloonText">
    <w:name w:val="Balloon Text"/>
    <w:basedOn w:val="Normal"/>
    <w:link w:val="BalloonTextChar"/>
    <w:uiPriority w:val="99"/>
    <w:semiHidden/>
    <w:unhideWhenUsed/>
    <w:rsid w:val="006417A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17AC"/>
    <w:rPr>
      <w:rFonts w:ascii="Segoe UI" w:hAnsi="Segoe UI" w:cs="Segoe UI"/>
      <w:sz w:val="18"/>
      <w:szCs w:val="18"/>
    </w:rPr>
  </w:style>
  <w:style w:type="paragraph" w:styleId="TOCHeading">
    <w:name w:val="TOC Heading"/>
    <w:basedOn w:val="Heading1"/>
    <w:next w:val="Normal"/>
    <w:uiPriority w:val="39"/>
    <w:unhideWhenUsed/>
    <w:qFormat/>
    <w:rsid w:val="00793DBB"/>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ListParagraph">
    <w:name w:val="List Paragraph"/>
    <w:basedOn w:val="Normal"/>
    <w:uiPriority w:val="34"/>
    <w:qFormat/>
    <w:rsid w:val="000D2A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07594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junglescout.com/blog/amazon-sales-rank-top-10-things-you-need-to-know/"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C56E45-1865-4D3F-821F-9FEF13DE6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12</Pages>
  <Words>2626</Words>
  <Characters>14971</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tkblu</dc:creator>
  <cp:lastModifiedBy>tk.blueglue@gmail.com</cp:lastModifiedBy>
  <cp:revision>23</cp:revision>
  <cp:lastPrinted>2020-06-03T19:30:00Z</cp:lastPrinted>
  <dcterms:created xsi:type="dcterms:W3CDTF">2020-06-02T06:43:00Z</dcterms:created>
  <dcterms:modified xsi:type="dcterms:W3CDTF">2020-06-03T19:32:00Z</dcterms:modified>
</cp:coreProperties>
</file>